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2DBD9" w14:textId="7EAED07E" w:rsidR="00D25C0F" w:rsidRPr="00852D92" w:rsidRDefault="00D25C0F" w:rsidP="00852D92">
      <w:pPr>
        <w:pStyle w:val="MDPI12title"/>
        <w:jc w:val="both"/>
        <w:rPr>
          <w:bCs/>
          <w:color w:val="000000" w:themeColor="text1"/>
          <w:sz w:val="20"/>
          <w:lang w:val="en-GB"/>
        </w:rPr>
      </w:pPr>
      <w:r>
        <w:rPr>
          <w:bCs/>
          <w:color w:val="000000" w:themeColor="text1"/>
          <w:sz w:val="20"/>
          <w:lang w:val="en-GB"/>
        </w:rPr>
        <w:t xml:space="preserve">Title: </w:t>
      </w:r>
      <w:r w:rsidRPr="00852D92">
        <w:rPr>
          <w:bCs/>
          <w:color w:val="000000" w:themeColor="text1"/>
          <w:sz w:val="20"/>
          <w:lang w:val="en-GB"/>
        </w:rPr>
        <w:t>Effect of interindividual variability in metabolic clearance and relative bioavailability on rifampicin exposure in tuberculosis patients with and without HIV co-infection: does formulation quality matter?</w:t>
      </w:r>
    </w:p>
    <w:p w14:paraId="06C361D9" w14:textId="77777777" w:rsidR="00D25C0F" w:rsidRPr="00FF7044" w:rsidRDefault="00D25C0F" w:rsidP="00B64453">
      <w:pPr>
        <w:spacing w:after="240" w:line="360" w:lineRule="auto"/>
        <w:jc w:val="both"/>
        <w:rPr>
          <w:rFonts w:ascii="Calibri" w:eastAsia="Calibri" w:hAnsi="Calibri" w:cs="Calibri"/>
          <w:color w:val="0000FF"/>
          <w:lang w:val="en-GB"/>
        </w:rPr>
      </w:pPr>
    </w:p>
    <w:p w14:paraId="241173C1" w14:textId="20B0A29C" w:rsidR="00B64453" w:rsidRPr="00FF7044" w:rsidRDefault="00B64453" w:rsidP="00B64453">
      <w:pPr>
        <w:spacing w:after="240" w:line="360" w:lineRule="auto"/>
        <w:jc w:val="both"/>
        <w:rPr>
          <w:rFonts w:ascii="Calibri" w:eastAsia="Calibri" w:hAnsi="Calibri" w:cs="Calibri"/>
          <w:b/>
          <w:bCs/>
          <w:lang w:val="en-GB"/>
        </w:rPr>
      </w:pPr>
      <w:r w:rsidRPr="00FF7044">
        <w:rPr>
          <w:rFonts w:ascii="Calibri" w:eastAsia="Calibri" w:hAnsi="Calibri" w:cs="Calibri"/>
          <w:b/>
          <w:bCs/>
          <w:lang w:val="en-GB"/>
        </w:rPr>
        <w:t>SUPPLEMENT</w:t>
      </w:r>
    </w:p>
    <w:p w14:paraId="34AFB757" w14:textId="77777777" w:rsidR="00DB2A56" w:rsidRPr="00FF7044" w:rsidRDefault="00DB2A56" w:rsidP="00B64453">
      <w:pPr>
        <w:spacing w:after="240" w:line="360" w:lineRule="auto"/>
        <w:jc w:val="both"/>
        <w:rPr>
          <w:rFonts w:ascii="Calibri" w:eastAsia="Calibri" w:hAnsi="Calibri" w:cs="Calibri"/>
          <w:lang w:val="en-GB"/>
        </w:rPr>
      </w:pPr>
    </w:p>
    <w:p w14:paraId="67CD81B3" w14:textId="496D60EF" w:rsidR="00B64453" w:rsidRPr="00FF7044" w:rsidRDefault="00F5305C" w:rsidP="00DB2A56">
      <w:pPr>
        <w:numPr>
          <w:ilvl w:val="1"/>
          <w:numId w:val="0"/>
        </w:numPr>
        <w:spacing w:after="0" w:line="480" w:lineRule="auto"/>
        <w:rPr>
          <w:rFonts w:eastAsia="Arial Unicode MS"/>
          <w:color w:val="FF0000"/>
          <w:lang w:val="en-GB"/>
        </w:rPr>
      </w:pPr>
      <w:r w:rsidRPr="00FF7044">
        <w:rPr>
          <w:rFonts w:eastAsia="Arial Unicode MS"/>
          <w:color w:val="FF0000"/>
          <w:lang w:val="en-GB"/>
        </w:rPr>
        <w:t xml:space="preserve">Analytical method </w:t>
      </w:r>
      <w:r w:rsidR="00C1093C" w:rsidRPr="00FF7044">
        <w:rPr>
          <w:rFonts w:eastAsia="Arial Unicode MS"/>
          <w:color w:val="FF0000"/>
          <w:lang w:val="en-GB"/>
        </w:rPr>
        <w:t xml:space="preserve">for </w:t>
      </w:r>
      <w:r w:rsidR="00DB2A56" w:rsidRPr="00FF7044">
        <w:rPr>
          <w:rFonts w:eastAsia="Arial Unicode MS"/>
          <w:color w:val="FF0000"/>
          <w:lang w:val="en-GB"/>
        </w:rPr>
        <w:t xml:space="preserve">analysis of </w:t>
      </w:r>
      <w:r w:rsidR="00C1093C" w:rsidRPr="00FF7044">
        <w:rPr>
          <w:rFonts w:eastAsia="Arial Unicode MS"/>
          <w:color w:val="FF0000"/>
          <w:lang w:val="en-GB"/>
        </w:rPr>
        <w:t xml:space="preserve">rifampicin and 25-O-desacetyl-rifampicin </w:t>
      </w:r>
      <w:r w:rsidR="00DB2A56" w:rsidRPr="00FF7044">
        <w:rPr>
          <w:rFonts w:eastAsia="Arial Unicode MS"/>
          <w:color w:val="FF0000"/>
          <w:lang w:val="en-GB"/>
        </w:rPr>
        <w:t>in plasma</w:t>
      </w:r>
    </w:p>
    <w:p w14:paraId="122C96B2" w14:textId="7245615D" w:rsidR="000202E3" w:rsidRPr="00FF7044" w:rsidRDefault="00F42283" w:rsidP="00DB2A56">
      <w:pPr>
        <w:autoSpaceDE w:val="0"/>
        <w:autoSpaceDN w:val="0"/>
        <w:adjustRightInd w:val="0"/>
        <w:spacing w:after="0" w:line="480" w:lineRule="auto"/>
        <w:jc w:val="both"/>
        <w:rPr>
          <w:rFonts w:ascii="Calibri" w:eastAsia="Calibri" w:hAnsi="Calibri" w:cs="Calibri"/>
          <w:bCs/>
          <w:lang w:val="en-GB"/>
        </w:rPr>
      </w:pPr>
      <w:r w:rsidRPr="00FF7044">
        <w:rPr>
          <w:rFonts w:ascii="Calibri" w:eastAsia="Calibri" w:hAnsi="Calibri" w:cs="Calibri"/>
          <w:bCs/>
          <w:lang w:val="en-GB"/>
        </w:rPr>
        <w:t>A</w:t>
      </w:r>
      <w:r w:rsidR="00E16CCC" w:rsidRPr="00FF7044">
        <w:rPr>
          <w:rFonts w:ascii="Calibri" w:eastAsia="Calibri" w:hAnsi="Calibri" w:cs="Calibri"/>
          <w:bCs/>
          <w:lang w:val="en-GB"/>
        </w:rPr>
        <w:t xml:space="preserve"> </w:t>
      </w:r>
      <w:r w:rsidRPr="00FF7044">
        <w:rPr>
          <w:rFonts w:ascii="Calibri" w:eastAsia="Calibri" w:hAnsi="Calibri" w:cs="Calibri"/>
          <w:bCs/>
          <w:lang w:val="en-GB"/>
        </w:rPr>
        <w:t>liquid</w:t>
      </w:r>
      <w:r w:rsidR="00E16CCC" w:rsidRPr="00FF7044">
        <w:rPr>
          <w:rFonts w:ascii="Calibri" w:eastAsia="Calibri" w:hAnsi="Calibri" w:cs="Calibri"/>
          <w:bCs/>
          <w:lang w:val="en-GB"/>
        </w:rPr>
        <w:t xml:space="preserve"> </w:t>
      </w:r>
      <w:r w:rsidRPr="00FF7044">
        <w:rPr>
          <w:rFonts w:ascii="Calibri" w:eastAsia="Calibri" w:hAnsi="Calibri" w:cs="Calibri"/>
          <w:bCs/>
          <w:lang w:val="en-GB"/>
        </w:rPr>
        <w:t>chromatography-tandem</w:t>
      </w:r>
      <w:r w:rsidR="00E16CCC" w:rsidRPr="00FF7044">
        <w:rPr>
          <w:rFonts w:ascii="Calibri" w:eastAsia="Calibri" w:hAnsi="Calibri" w:cs="Calibri"/>
          <w:bCs/>
          <w:lang w:val="en-GB"/>
        </w:rPr>
        <w:t xml:space="preserve"> </w:t>
      </w:r>
      <w:r w:rsidRPr="00FF7044">
        <w:rPr>
          <w:rFonts w:ascii="Calibri" w:eastAsia="Calibri" w:hAnsi="Calibri" w:cs="Calibri"/>
          <w:bCs/>
          <w:lang w:val="en-GB"/>
        </w:rPr>
        <w:t>accurate</w:t>
      </w:r>
      <w:r w:rsidR="00E16CCC" w:rsidRPr="00FF7044">
        <w:rPr>
          <w:rFonts w:ascii="Calibri" w:eastAsia="Calibri" w:hAnsi="Calibri" w:cs="Calibri"/>
          <w:bCs/>
          <w:lang w:val="en-GB"/>
        </w:rPr>
        <w:t xml:space="preserve"> </w:t>
      </w:r>
      <w:r w:rsidRPr="00FF7044">
        <w:rPr>
          <w:rFonts w:ascii="Calibri" w:eastAsia="Calibri" w:hAnsi="Calibri" w:cs="Calibri"/>
          <w:bCs/>
          <w:lang w:val="en-GB"/>
        </w:rPr>
        <w:t>mass</w:t>
      </w:r>
      <w:r w:rsidR="00E16CCC" w:rsidRPr="00FF7044">
        <w:rPr>
          <w:rFonts w:ascii="Calibri" w:eastAsia="Calibri" w:hAnsi="Calibri" w:cs="Calibri"/>
          <w:bCs/>
          <w:lang w:val="en-GB"/>
        </w:rPr>
        <w:t xml:space="preserve"> </w:t>
      </w:r>
      <w:r w:rsidRPr="00FF7044">
        <w:rPr>
          <w:rFonts w:ascii="Calibri" w:eastAsia="Calibri" w:hAnsi="Calibri" w:cs="Calibri"/>
          <w:bCs/>
          <w:lang w:val="en-GB"/>
        </w:rPr>
        <w:t>spectrometry</w:t>
      </w:r>
      <w:r w:rsidR="00E16CCC" w:rsidRPr="00FF7044">
        <w:rPr>
          <w:rFonts w:ascii="Calibri" w:eastAsia="Calibri" w:hAnsi="Calibri" w:cs="Calibri"/>
          <w:bCs/>
          <w:lang w:val="en-GB"/>
        </w:rPr>
        <w:t xml:space="preserve"> </w:t>
      </w:r>
      <w:r w:rsidRPr="00FF7044">
        <w:rPr>
          <w:rFonts w:ascii="Calibri" w:eastAsia="Calibri" w:hAnsi="Calibri" w:cs="Calibri"/>
          <w:bCs/>
          <w:lang w:val="en-GB"/>
        </w:rPr>
        <w:t>(LC-MS/MS)</w:t>
      </w:r>
      <w:r w:rsidR="00E16CCC" w:rsidRPr="00FF7044">
        <w:rPr>
          <w:rFonts w:ascii="Calibri" w:eastAsia="Calibri" w:hAnsi="Calibri" w:cs="Calibri"/>
          <w:bCs/>
          <w:lang w:val="en-GB"/>
        </w:rPr>
        <w:t xml:space="preserve"> </w:t>
      </w:r>
      <w:r w:rsidRPr="00FF7044">
        <w:rPr>
          <w:rFonts w:ascii="Calibri" w:eastAsia="Calibri" w:hAnsi="Calibri" w:cs="Calibri"/>
          <w:bCs/>
          <w:lang w:val="en-GB"/>
        </w:rPr>
        <w:t>method</w:t>
      </w:r>
      <w:r w:rsidR="00E16CCC" w:rsidRPr="00FF7044">
        <w:rPr>
          <w:rFonts w:ascii="Calibri" w:eastAsia="Calibri" w:hAnsi="Calibri" w:cs="Calibri"/>
          <w:bCs/>
          <w:lang w:val="en-GB"/>
        </w:rPr>
        <w:t xml:space="preserve"> </w:t>
      </w:r>
      <w:r w:rsidRPr="00FF7044">
        <w:rPr>
          <w:rFonts w:ascii="Calibri" w:eastAsia="Calibri" w:hAnsi="Calibri" w:cs="Calibri"/>
          <w:bCs/>
          <w:lang w:val="en-GB"/>
        </w:rPr>
        <w:t>was</w:t>
      </w:r>
      <w:r w:rsidR="00E16CCC" w:rsidRPr="00FF7044">
        <w:rPr>
          <w:rFonts w:ascii="Calibri" w:eastAsia="Calibri" w:hAnsi="Calibri" w:cs="Calibri"/>
          <w:bCs/>
          <w:lang w:val="en-GB"/>
        </w:rPr>
        <w:t xml:space="preserve"> </w:t>
      </w:r>
      <w:r w:rsidRPr="00FF7044">
        <w:rPr>
          <w:rFonts w:ascii="Calibri" w:eastAsia="Calibri" w:hAnsi="Calibri" w:cs="Calibri"/>
          <w:bCs/>
          <w:lang w:val="en-GB"/>
        </w:rPr>
        <w:t>developed</w:t>
      </w:r>
      <w:r w:rsidR="00E16CCC" w:rsidRPr="00FF7044">
        <w:rPr>
          <w:rFonts w:ascii="Calibri" w:eastAsia="Calibri" w:hAnsi="Calibri" w:cs="Calibri"/>
          <w:bCs/>
          <w:lang w:val="en-GB"/>
        </w:rPr>
        <w:t xml:space="preserve"> </w:t>
      </w:r>
      <w:r w:rsidRPr="00FF7044">
        <w:rPr>
          <w:rFonts w:ascii="Calibri" w:eastAsia="Calibri" w:hAnsi="Calibri" w:cs="Calibri"/>
          <w:bCs/>
          <w:lang w:val="en-GB"/>
        </w:rPr>
        <w:t>and</w:t>
      </w:r>
      <w:r w:rsidR="00E16CCC" w:rsidRPr="00FF7044">
        <w:rPr>
          <w:rFonts w:ascii="Calibri" w:eastAsia="Calibri" w:hAnsi="Calibri" w:cs="Calibri"/>
          <w:bCs/>
          <w:lang w:val="en-GB"/>
        </w:rPr>
        <w:t xml:space="preserve"> </w:t>
      </w:r>
      <w:r w:rsidRPr="00FF7044">
        <w:rPr>
          <w:rFonts w:ascii="Calibri" w:eastAsia="Calibri" w:hAnsi="Calibri" w:cs="Calibri"/>
          <w:bCs/>
          <w:lang w:val="en-GB"/>
        </w:rPr>
        <w:t>validated</w:t>
      </w:r>
      <w:r w:rsidR="00E16CCC" w:rsidRPr="00FF7044">
        <w:rPr>
          <w:rFonts w:ascii="Calibri" w:eastAsia="Calibri" w:hAnsi="Calibri" w:cs="Calibri"/>
          <w:bCs/>
          <w:lang w:val="en-GB"/>
        </w:rPr>
        <w:t xml:space="preserve"> </w:t>
      </w:r>
      <w:r w:rsidRPr="00FF7044">
        <w:rPr>
          <w:rFonts w:ascii="Calibri" w:eastAsia="Calibri" w:hAnsi="Calibri" w:cs="Calibri"/>
          <w:bCs/>
          <w:lang w:val="en-GB"/>
        </w:rPr>
        <w:t>to</w:t>
      </w:r>
      <w:r w:rsidR="00E16CCC" w:rsidRPr="00FF7044">
        <w:rPr>
          <w:rFonts w:ascii="Calibri" w:eastAsia="Calibri" w:hAnsi="Calibri" w:cs="Calibri"/>
          <w:bCs/>
          <w:lang w:val="en-GB"/>
        </w:rPr>
        <w:t xml:space="preserve"> </w:t>
      </w:r>
      <w:r w:rsidRPr="00FF7044">
        <w:rPr>
          <w:rFonts w:ascii="Calibri" w:eastAsia="Calibri" w:hAnsi="Calibri" w:cs="Calibri"/>
          <w:bCs/>
          <w:lang w:val="en-GB"/>
        </w:rPr>
        <w:t>quantify</w:t>
      </w:r>
      <w:r w:rsidR="00E16CCC" w:rsidRPr="00FF7044">
        <w:rPr>
          <w:rFonts w:ascii="Calibri" w:eastAsia="Calibri" w:hAnsi="Calibri" w:cs="Calibri"/>
          <w:bCs/>
          <w:lang w:val="en-GB"/>
        </w:rPr>
        <w:t xml:space="preserve"> </w:t>
      </w:r>
      <w:r w:rsidR="008028AE" w:rsidRPr="00FF7044">
        <w:rPr>
          <w:rFonts w:ascii="Calibri" w:eastAsia="Calibri" w:hAnsi="Calibri" w:cs="Calibri"/>
          <w:bCs/>
          <w:lang w:val="en-GB"/>
        </w:rPr>
        <w:t>rifampicin</w:t>
      </w:r>
      <w:r w:rsidRPr="00FF7044">
        <w:rPr>
          <w:rFonts w:ascii="Calibri" w:eastAsia="Calibri" w:hAnsi="Calibri" w:cs="Calibri"/>
          <w:bCs/>
          <w:lang w:val="en-GB"/>
        </w:rPr>
        <w:t>,</w:t>
      </w:r>
      <w:r w:rsidR="00E16CCC" w:rsidRPr="00FF7044">
        <w:rPr>
          <w:rFonts w:ascii="Calibri" w:eastAsia="Calibri" w:hAnsi="Calibri" w:cs="Calibri"/>
          <w:bCs/>
          <w:lang w:val="en-GB"/>
        </w:rPr>
        <w:t xml:space="preserve"> </w:t>
      </w:r>
      <w:r w:rsidRPr="00FF7044">
        <w:rPr>
          <w:rFonts w:ascii="Calibri" w:eastAsia="Calibri" w:hAnsi="Calibri" w:cs="Calibri"/>
          <w:bCs/>
          <w:lang w:val="en-GB"/>
        </w:rPr>
        <w:t xml:space="preserve">25-O-deacetyl-rifampicin </w:t>
      </w:r>
      <w:r w:rsidR="008028AE" w:rsidRPr="00FF7044">
        <w:rPr>
          <w:rFonts w:ascii="Calibri" w:eastAsia="Calibri" w:hAnsi="Calibri" w:cs="Calibri"/>
          <w:bCs/>
          <w:lang w:val="en-GB"/>
        </w:rPr>
        <w:t xml:space="preserve">in </w:t>
      </w:r>
      <w:r w:rsidRPr="00FF7044">
        <w:rPr>
          <w:rFonts w:ascii="Calibri" w:eastAsia="Calibri" w:hAnsi="Calibri" w:cs="Calibri"/>
          <w:bCs/>
          <w:lang w:val="en-GB"/>
        </w:rPr>
        <w:t>plasma</w:t>
      </w:r>
      <w:r w:rsidR="008028AE" w:rsidRPr="00FF7044">
        <w:rPr>
          <w:rFonts w:ascii="Calibri" w:eastAsia="Calibri" w:hAnsi="Calibri" w:cs="Calibri"/>
          <w:bCs/>
          <w:lang w:val="en-GB"/>
        </w:rPr>
        <w:t xml:space="preserve"> </w:t>
      </w:r>
      <w:r w:rsidRPr="00FF7044">
        <w:rPr>
          <w:rFonts w:ascii="Calibri" w:eastAsia="Calibri" w:hAnsi="Calibri" w:cs="Calibri"/>
          <w:bCs/>
          <w:lang w:val="en-GB"/>
        </w:rPr>
        <w:t>with</w:t>
      </w:r>
      <w:r w:rsidR="008028AE" w:rsidRPr="00FF7044">
        <w:rPr>
          <w:rFonts w:ascii="Calibri" w:eastAsia="Calibri" w:hAnsi="Calibri" w:cs="Calibri"/>
          <w:bCs/>
          <w:lang w:val="en-GB"/>
        </w:rPr>
        <w:t xml:space="preserve"> </w:t>
      </w:r>
      <w:r w:rsidRPr="00FF7044">
        <w:rPr>
          <w:rFonts w:ascii="Calibri" w:eastAsia="Calibri" w:hAnsi="Calibri" w:cs="Calibri"/>
          <w:bCs/>
          <w:lang w:val="en-GB"/>
        </w:rPr>
        <w:t>low</w:t>
      </w:r>
      <w:r w:rsidR="008028AE" w:rsidRPr="00FF7044">
        <w:rPr>
          <w:rFonts w:ascii="Calibri" w:eastAsia="Calibri" w:hAnsi="Calibri" w:cs="Calibri"/>
          <w:bCs/>
          <w:lang w:val="en-GB"/>
        </w:rPr>
        <w:t xml:space="preserve"> </w:t>
      </w:r>
      <w:r w:rsidRPr="00FF7044">
        <w:rPr>
          <w:rFonts w:ascii="Calibri" w:eastAsia="Calibri" w:hAnsi="Calibri" w:cs="Calibri"/>
          <w:bCs/>
          <w:lang w:val="en-GB"/>
        </w:rPr>
        <w:t>limits</w:t>
      </w:r>
      <w:r w:rsidR="008028AE" w:rsidRPr="00FF7044">
        <w:rPr>
          <w:rFonts w:ascii="Calibri" w:eastAsia="Calibri" w:hAnsi="Calibri" w:cs="Calibri"/>
          <w:bCs/>
          <w:lang w:val="en-GB"/>
        </w:rPr>
        <w:t xml:space="preserve"> </w:t>
      </w:r>
      <w:r w:rsidRPr="00FF7044">
        <w:rPr>
          <w:rFonts w:ascii="Calibri" w:eastAsia="Calibri" w:hAnsi="Calibri" w:cs="Calibri"/>
          <w:bCs/>
          <w:lang w:val="en-GB"/>
        </w:rPr>
        <w:t>of</w:t>
      </w:r>
      <w:r w:rsidR="008028AE" w:rsidRPr="00FF7044">
        <w:rPr>
          <w:rFonts w:ascii="Calibri" w:eastAsia="Calibri" w:hAnsi="Calibri" w:cs="Calibri"/>
          <w:bCs/>
          <w:lang w:val="en-GB"/>
        </w:rPr>
        <w:t xml:space="preserve"> </w:t>
      </w:r>
      <w:r w:rsidRPr="00FF7044">
        <w:rPr>
          <w:rFonts w:ascii="Calibri" w:eastAsia="Calibri" w:hAnsi="Calibri" w:cs="Calibri"/>
          <w:bCs/>
          <w:lang w:val="en-GB"/>
        </w:rPr>
        <w:t>quantification.</w:t>
      </w:r>
      <w:r w:rsidR="008028AE" w:rsidRPr="00FF7044">
        <w:rPr>
          <w:rFonts w:ascii="Calibri" w:eastAsia="Calibri" w:hAnsi="Calibri" w:cs="Calibri"/>
          <w:bCs/>
          <w:lang w:val="en-GB"/>
        </w:rPr>
        <w:t xml:space="preserve"> </w:t>
      </w:r>
      <w:r w:rsidRPr="00FF7044">
        <w:rPr>
          <w:rFonts w:ascii="Calibri" w:eastAsia="Calibri" w:hAnsi="Calibri" w:cs="Calibri"/>
          <w:bCs/>
          <w:lang w:val="en-GB"/>
        </w:rPr>
        <w:t>Full</w:t>
      </w:r>
      <w:r w:rsidR="008028AE" w:rsidRPr="00FF7044">
        <w:rPr>
          <w:rFonts w:ascii="Calibri" w:eastAsia="Calibri" w:hAnsi="Calibri" w:cs="Calibri"/>
          <w:bCs/>
          <w:lang w:val="en-GB"/>
        </w:rPr>
        <w:t xml:space="preserve"> </w:t>
      </w:r>
      <w:r w:rsidRPr="00FF7044">
        <w:rPr>
          <w:rFonts w:ascii="Calibri" w:eastAsia="Calibri" w:hAnsi="Calibri" w:cs="Calibri"/>
          <w:bCs/>
          <w:lang w:val="en-GB"/>
        </w:rPr>
        <w:t>details</w:t>
      </w:r>
      <w:r w:rsidR="008028AE" w:rsidRPr="00FF7044">
        <w:rPr>
          <w:rFonts w:ascii="Calibri" w:eastAsia="Calibri" w:hAnsi="Calibri" w:cs="Calibri"/>
          <w:bCs/>
          <w:lang w:val="en-GB"/>
        </w:rPr>
        <w:t xml:space="preserve"> </w:t>
      </w:r>
      <w:r w:rsidRPr="00FF7044">
        <w:rPr>
          <w:rFonts w:ascii="Calibri" w:eastAsia="Calibri" w:hAnsi="Calibri" w:cs="Calibri"/>
          <w:bCs/>
          <w:lang w:val="en-GB"/>
        </w:rPr>
        <w:t>of</w:t>
      </w:r>
      <w:r w:rsidR="008028AE" w:rsidRPr="00FF7044">
        <w:rPr>
          <w:rFonts w:ascii="Calibri" w:eastAsia="Calibri" w:hAnsi="Calibri" w:cs="Calibri"/>
          <w:bCs/>
          <w:lang w:val="en-GB"/>
        </w:rPr>
        <w:t xml:space="preserve"> </w:t>
      </w:r>
      <w:r w:rsidRPr="00FF7044">
        <w:rPr>
          <w:rFonts w:ascii="Calibri" w:eastAsia="Calibri" w:hAnsi="Calibri" w:cs="Calibri"/>
          <w:bCs/>
          <w:lang w:val="en-GB"/>
        </w:rPr>
        <w:t>the</w:t>
      </w:r>
      <w:r w:rsidR="008028AE" w:rsidRPr="00FF7044">
        <w:rPr>
          <w:rFonts w:ascii="Calibri" w:eastAsia="Calibri" w:hAnsi="Calibri" w:cs="Calibri"/>
          <w:bCs/>
          <w:lang w:val="en-GB"/>
        </w:rPr>
        <w:t xml:space="preserve"> </w:t>
      </w:r>
      <w:r w:rsidRPr="00FF7044">
        <w:rPr>
          <w:rFonts w:ascii="Calibri" w:eastAsia="Calibri" w:hAnsi="Calibri" w:cs="Calibri"/>
          <w:bCs/>
          <w:lang w:val="en-GB"/>
        </w:rPr>
        <w:t>method</w:t>
      </w:r>
      <w:r w:rsidR="008028AE" w:rsidRPr="00FF7044">
        <w:rPr>
          <w:rFonts w:ascii="Calibri" w:eastAsia="Calibri" w:hAnsi="Calibri" w:cs="Calibri"/>
          <w:bCs/>
          <w:lang w:val="en-GB"/>
        </w:rPr>
        <w:t xml:space="preserve"> </w:t>
      </w:r>
      <w:r w:rsidRPr="00FF7044">
        <w:rPr>
          <w:rFonts w:ascii="Calibri" w:eastAsia="Calibri" w:hAnsi="Calibri" w:cs="Calibri"/>
          <w:bCs/>
          <w:lang w:val="en-GB"/>
        </w:rPr>
        <w:t>development</w:t>
      </w:r>
      <w:r w:rsidR="008028AE" w:rsidRPr="00FF7044">
        <w:rPr>
          <w:rFonts w:ascii="Calibri" w:eastAsia="Calibri" w:hAnsi="Calibri" w:cs="Calibri"/>
          <w:bCs/>
          <w:lang w:val="en-GB"/>
        </w:rPr>
        <w:t xml:space="preserve"> </w:t>
      </w:r>
      <w:r w:rsidRPr="00FF7044">
        <w:rPr>
          <w:rFonts w:ascii="Calibri" w:eastAsia="Calibri" w:hAnsi="Calibri" w:cs="Calibri"/>
          <w:bCs/>
          <w:lang w:val="en-GB"/>
        </w:rPr>
        <w:t>and</w:t>
      </w:r>
      <w:r w:rsidR="008028AE" w:rsidRPr="00FF7044">
        <w:rPr>
          <w:rFonts w:ascii="Calibri" w:eastAsia="Calibri" w:hAnsi="Calibri" w:cs="Calibri"/>
          <w:bCs/>
          <w:lang w:val="en-GB"/>
        </w:rPr>
        <w:t xml:space="preserve"> </w:t>
      </w:r>
      <w:r w:rsidRPr="00FF7044">
        <w:rPr>
          <w:rFonts w:ascii="Calibri" w:eastAsia="Calibri" w:hAnsi="Calibri" w:cs="Calibri"/>
          <w:bCs/>
          <w:lang w:val="en-GB"/>
        </w:rPr>
        <w:t>validation</w:t>
      </w:r>
      <w:r w:rsidR="008028AE" w:rsidRPr="00FF7044">
        <w:rPr>
          <w:rFonts w:ascii="Calibri" w:eastAsia="Calibri" w:hAnsi="Calibri" w:cs="Calibri"/>
          <w:bCs/>
          <w:lang w:val="en-GB"/>
        </w:rPr>
        <w:t xml:space="preserve"> </w:t>
      </w:r>
      <w:r w:rsidRPr="00FF7044">
        <w:rPr>
          <w:rFonts w:ascii="Calibri" w:eastAsia="Calibri" w:hAnsi="Calibri" w:cs="Calibri"/>
          <w:bCs/>
          <w:lang w:val="en-GB"/>
        </w:rPr>
        <w:t>are</w:t>
      </w:r>
      <w:r w:rsidR="008028AE" w:rsidRPr="00FF7044">
        <w:rPr>
          <w:rFonts w:ascii="Calibri" w:eastAsia="Calibri" w:hAnsi="Calibri" w:cs="Calibri"/>
          <w:bCs/>
          <w:lang w:val="en-GB"/>
        </w:rPr>
        <w:t xml:space="preserve"> </w:t>
      </w:r>
      <w:r w:rsidRPr="00FF7044">
        <w:rPr>
          <w:rFonts w:ascii="Calibri" w:eastAsia="Calibri" w:hAnsi="Calibri" w:cs="Calibri"/>
          <w:bCs/>
          <w:lang w:val="en-GB"/>
        </w:rPr>
        <w:t>described previously</w:t>
      </w:r>
      <w:r w:rsidR="00852D92">
        <w:rPr>
          <w:rFonts w:ascii="Calibri" w:eastAsia="Calibri" w:hAnsi="Calibri" w:cs="Calibri"/>
          <w:bCs/>
          <w:lang w:val="en-GB"/>
        </w:rPr>
        <w:t xml:space="preserve"> </w:t>
      </w:r>
      <w:r w:rsidR="00F373C8" w:rsidRPr="00FF7044">
        <w:rPr>
          <w:rFonts w:ascii="Calibri" w:eastAsia="Calibri" w:hAnsi="Calibri" w:cs="Calibri"/>
          <w:bCs/>
          <w:lang w:val="en-GB"/>
        </w:rPr>
        <w:fldChar w:fldCharType="begin"/>
      </w:r>
      <w:r w:rsidR="007C74C4">
        <w:rPr>
          <w:rFonts w:ascii="Calibri" w:eastAsia="Calibri" w:hAnsi="Calibri" w:cs="Calibri"/>
          <w:bCs/>
          <w:lang w:val="en-GB"/>
        </w:rPr>
        <w:instrText xml:space="preserve"> ADDIN ZOTERO_ITEM CSL_CITATION {"citationID":"fieL391b","properties":{"formattedCitation":"[1]","plainCitation":"[1]","noteIndex":0},"citationItems":[{"id":3905,"uris":["http://zotero.org/users/3585549/items/4Y34SCEV"],"itemData":{"id":3905,"type":"article-journal","abstract":"There are contrasting findings regarding the effect of HIV on the pharmacokinetics of first-line anti-tubercular drugs (FLATDs) due to a lack of prospective controlled clinical studies, including patients with tuberculosis (TB) and patients with TB living with HIV. This study aims to assess the effect of HIV coinfection and antiviral therapy on the plasma exposure to FLATDs in patients with TB. HIV negative (TB-HIV− group; n = 15) and HIV positive (TB-HIV+ group; n = 18) adult patients with TB were enrolled during the second month of FLATDs treatment. All TB-HIV+ patients were on treatment with lamivudine, tenofovir (or zidovudine), and raltegravir (or efavirenz). Serial blood sampling was collected over 24 h and FLATDs pharmacokinetic parameters were evaluated using noncompartmental methods. In the TB-HIV+ patients, dose-normalized plasma exposure area under the curve from zero to 24 h (nAUC0–24; geometric mean and 95% confidence interval [CI]) values at steady-state to rifampicin, pyrazinamide, and ethambutol were 18.38 (95% CI 13.74–24.59), 238.21 (95% CI 191.09–296.95), and 18.33 (95% CI 14.56–23.09) µg∙h/ml, respectively. Similar plasma exposure was found in the TB-HIV− patients. The geometric mean and 90% CI of the ratios between TB-HIV− and TB-HIV+ groups suggest no significant pharmacokinetic interaction between the selected antivirals and FLATDs. Likewise, HIV coinfection itself does not appear to have any effect on the plasma exposure to FLATDs.","container-title":"Clinical and Translational Science","DOI":"10.1111/cts.13169","ISSN":"1752-8062","issue":"2","language":"en","note":"_eprint: https://onlinelibrary.wiley.com/doi/pdf/10.1111/cts.13169","page":"514-523","source":"Wiley Online Library","title":"No implication of HIV coinfection on the plasma exposure to rifampicin, pyrazinamide, and ethambutol in tuberculosis patients","URL":"https://onlinelibrary.wiley.com/doi/abs/10.1111/cts.13169","volume":"15","author":[{"family":"Nardotto","given":"Glauco Henrique Balthazar"},{"family":"Bollela","given":"Valdes Roberto"},{"family":"Rocha","given":"Adriana"},{"family":"Della Pasqua","given":"Oscar"},{"family":"Lanchote","given":"Vera Lucia"}],"accessed":{"date-parts":[["2022",2,14]]},"issued":{"date-parts":[["2022"]]}}}],"schema":"https://github.com/citation-style-language/schema/raw/master/csl-citation.json"} </w:instrText>
      </w:r>
      <w:r w:rsidR="00F373C8" w:rsidRPr="00FF7044">
        <w:rPr>
          <w:rFonts w:ascii="Calibri" w:eastAsia="Calibri" w:hAnsi="Calibri" w:cs="Calibri"/>
          <w:bCs/>
          <w:lang w:val="en-GB"/>
        </w:rPr>
        <w:fldChar w:fldCharType="separate"/>
      </w:r>
      <w:r w:rsidR="007C74C4" w:rsidRPr="00852D92">
        <w:rPr>
          <w:rFonts w:ascii="Calibri" w:hAnsi="Calibri" w:cs="Calibri"/>
          <w:lang w:val="en-GB"/>
        </w:rPr>
        <w:t>[1]</w:t>
      </w:r>
      <w:r w:rsidR="00F373C8" w:rsidRPr="00FF7044">
        <w:rPr>
          <w:rFonts w:ascii="Calibri" w:eastAsia="Calibri" w:hAnsi="Calibri" w:cs="Calibri"/>
          <w:bCs/>
          <w:lang w:val="en-GB"/>
        </w:rPr>
        <w:fldChar w:fldCharType="end"/>
      </w:r>
      <w:r w:rsidRPr="00FF7044">
        <w:rPr>
          <w:rFonts w:ascii="Calibri" w:eastAsia="Calibri" w:hAnsi="Calibri" w:cs="Calibri"/>
          <w:bCs/>
          <w:lang w:val="en-GB"/>
        </w:rPr>
        <w:t>.</w:t>
      </w:r>
      <w:r w:rsidR="00913C47" w:rsidRPr="00FF7044">
        <w:rPr>
          <w:rFonts w:ascii="Calibri" w:eastAsia="Calibri" w:hAnsi="Calibri" w:cs="Calibri"/>
          <w:bCs/>
          <w:lang w:val="en-GB"/>
        </w:rPr>
        <w:t xml:space="preserve"> </w:t>
      </w:r>
      <w:r w:rsidRPr="00FF7044">
        <w:rPr>
          <w:rFonts w:ascii="Calibri" w:eastAsia="Calibri" w:hAnsi="Calibri" w:cs="Calibri"/>
          <w:bCs/>
          <w:lang w:val="en-GB"/>
        </w:rPr>
        <w:t>The</w:t>
      </w:r>
      <w:r w:rsidR="00913C47" w:rsidRPr="00FF7044">
        <w:rPr>
          <w:rFonts w:ascii="Calibri" w:eastAsia="Calibri" w:hAnsi="Calibri" w:cs="Calibri"/>
          <w:bCs/>
          <w:lang w:val="en-GB"/>
        </w:rPr>
        <w:t xml:space="preserve"> </w:t>
      </w:r>
      <w:r w:rsidRPr="00FF7044">
        <w:rPr>
          <w:rFonts w:ascii="Calibri" w:eastAsia="Calibri" w:hAnsi="Calibri" w:cs="Calibri"/>
          <w:bCs/>
          <w:lang w:val="en-GB"/>
        </w:rPr>
        <w:t>coefficients</w:t>
      </w:r>
      <w:r w:rsidR="00913C47" w:rsidRPr="00FF7044">
        <w:rPr>
          <w:rFonts w:ascii="Calibri" w:eastAsia="Calibri" w:hAnsi="Calibri" w:cs="Calibri"/>
          <w:bCs/>
          <w:lang w:val="en-GB"/>
        </w:rPr>
        <w:t xml:space="preserve"> </w:t>
      </w:r>
      <w:r w:rsidRPr="00FF7044">
        <w:rPr>
          <w:rFonts w:ascii="Calibri" w:eastAsia="Calibri" w:hAnsi="Calibri" w:cs="Calibri"/>
          <w:bCs/>
          <w:lang w:val="en-GB"/>
        </w:rPr>
        <w:t>of</w:t>
      </w:r>
      <w:r w:rsidR="00913C47" w:rsidRPr="00FF7044">
        <w:rPr>
          <w:rFonts w:ascii="Calibri" w:eastAsia="Calibri" w:hAnsi="Calibri" w:cs="Calibri"/>
          <w:bCs/>
          <w:lang w:val="en-GB"/>
        </w:rPr>
        <w:t xml:space="preserve"> </w:t>
      </w:r>
      <w:r w:rsidRPr="00FF7044">
        <w:rPr>
          <w:rFonts w:ascii="Calibri" w:eastAsia="Calibri" w:hAnsi="Calibri" w:cs="Calibri"/>
          <w:bCs/>
          <w:lang w:val="en-GB"/>
        </w:rPr>
        <w:t>variation</w:t>
      </w:r>
      <w:r w:rsidR="00913C47" w:rsidRPr="00FF7044">
        <w:rPr>
          <w:rFonts w:ascii="Calibri" w:eastAsia="Calibri" w:hAnsi="Calibri" w:cs="Calibri"/>
          <w:bCs/>
          <w:lang w:val="en-GB"/>
        </w:rPr>
        <w:t xml:space="preserve"> </w:t>
      </w:r>
      <w:r w:rsidRPr="00FF7044">
        <w:rPr>
          <w:rFonts w:ascii="Calibri" w:eastAsia="Calibri" w:hAnsi="Calibri" w:cs="Calibri"/>
          <w:bCs/>
          <w:lang w:val="en-GB"/>
        </w:rPr>
        <w:t>(CV)</w:t>
      </w:r>
      <w:r w:rsidR="00913C47" w:rsidRPr="00FF7044">
        <w:rPr>
          <w:rFonts w:ascii="Calibri" w:eastAsia="Calibri" w:hAnsi="Calibri" w:cs="Calibri"/>
          <w:bCs/>
          <w:lang w:val="en-GB"/>
        </w:rPr>
        <w:t xml:space="preserve"> </w:t>
      </w:r>
      <w:r w:rsidRPr="00FF7044">
        <w:rPr>
          <w:rFonts w:ascii="Calibri" w:eastAsia="Calibri" w:hAnsi="Calibri" w:cs="Calibri"/>
          <w:bCs/>
          <w:lang w:val="en-GB"/>
        </w:rPr>
        <w:t>and</w:t>
      </w:r>
      <w:r w:rsidR="00913C47" w:rsidRPr="00FF7044">
        <w:rPr>
          <w:rFonts w:ascii="Calibri" w:eastAsia="Calibri" w:hAnsi="Calibri" w:cs="Calibri"/>
          <w:bCs/>
          <w:lang w:val="en-GB"/>
        </w:rPr>
        <w:t xml:space="preserve"> </w:t>
      </w:r>
      <w:r w:rsidRPr="00FF7044">
        <w:rPr>
          <w:rFonts w:ascii="Calibri" w:eastAsia="Calibri" w:hAnsi="Calibri" w:cs="Calibri"/>
          <w:bCs/>
          <w:lang w:val="en-GB"/>
        </w:rPr>
        <w:t>relative</w:t>
      </w:r>
      <w:r w:rsidR="00913C47" w:rsidRPr="00FF7044">
        <w:rPr>
          <w:rFonts w:ascii="Calibri" w:eastAsia="Calibri" w:hAnsi="Calibri" w:cs="Calibri"/>
          <w:bCs/>
          <w:lang w:val="en-GB"/>
        </w:rPr>
        <w:t xml:space="preserve"> </w:t>
      </w:r>
      <w:r w:rsidRPr="00FF7044">
        <w:rPr>
          <w:rFonts w:ascii="Calibri" w:eastAsia="Calibri" w:hAnsi="Calibri" w:cs="Calibri"/>
          <w:bCs/>
          <w:lang w:val="en-GB"/>
        </w:rPr>
        <w:t>standard</w:t>
      </w:r>
      <w:r w:rsidR="00913C47" w:rsidRPr="00FF7044">
        <w:rPr>
          <w:rFonts w:ascii="Calibri" w:eastAsia="Calibri" w:hAnsi="Calibri" w:cs="Calibri"/>
          <w:bCs/>
          <w:lang w:val="en-GB"/>
        </w:rPr>
        <w:t xml:space="preserve"> </w:t>
      </w:r>
      <w:r w:rsidRPr="00FF7044">
        <w:rPr>
          <w:rFonts w:ascii="Calibri" w:eastAsia="Calibri" w:hAnsi="Calibri" w:cs="Calibri"/>
          <w:bCs/>
          <w:lang w:val="en-GB"/>
        </w:rPr>
        <w:t>errors</w:t>
      </w:r>
      <w:r w:rsidR="00913C47" w:rsidRPr="00FF7044">
        <w:rPr>
          <w:rFonts w:ascii="Calibri" w:eastAsia="Calibri" w:hAnsi="Calibri" w:cs="Calibri"/>
          <w:bCs/>
          <w:lang w:val="en-GB"/>
        </w:rPr>
        <w:t xml:space="preserve"> </w:t>
      </w:r>
      <w:r w:rsidRPr="00FF7044">
        <w:rPr>
          <w:rFonts w:ascii="Calibri" w:eastAsia="Calibri" w:hAnsi="Calibri" w:cs="Calibri"/>
          <w:bCs/>
          <w:lang w:val="en-GB"/>
        </w:rPr>
        <w:t>(RSE)</w:t>
      </w:r>
      <w:r w:rsidR="00913C47" w:rsidRPr="00FF7044">
        <w:rPr>
          <w:rFonts w:ascii="Calibri" w:eastAsia="Calibri" w:hAnsi="Calibri" w:cs="Calibri"/>
          <w:bCs/>
          <w:lang w:val="en-GB"/>
        </w:rPr>
        <w:t xml:space="preserve"> </w:t>
      </w:r>
      <w:r w:rsidR="00316125" w:rsidRPr="00FF7044">
        <w:rPr>
          <w:rFonts w:ascii="Calibri" w:eastAsia="Calibri" w:hAnsi="Calibri" w:cs="Calibri"/>
          <w:bCs/>
          <w:lang w:val="en-GB"/>
        </w:rPr>
        <w:t>of</w:t>
      </w:r>
      <w:r w:rsidR="00913C47" w:rsidRPr="00FF7044">
        <w:rPr>
          <w:rFonts w:ascii="Calibri" w:eastAsia="Calibri" w:hAnsi="Calibri" w:cs="Calibri"/>
          <w:bCs/>
          <w:lang w:val="en-GB"/>
        </w:rPr>
        <w:t xml:space="preserve"> </w:t>
      </w:r>
      <w:r w:rsidRPr="00FF7044">
        <w:rPr>
          <w:rFonts w:ascii="Calibri" w:eastAsia="Calibri" w:hAnsi="Calibri" w:cs="Calibri"/>
          <w:bCs/>
          <w:lang w:val="en-GB"/>
        </w:rPr>
        <w:t>intra-and</w:t>
      </w:r>
      <w:r w:rsidR="00316125" w:rsidRPr="00FF7044">
        <w:rPr>
          <w:rFonts w:ascii="Calibri" w:eastAsia="Calibri" w:hAnsi="Calibri" w:cs="Calibri"/>
          <w:bCs/>
          <w:lang w:val="en-GB"/>
        </w:rPr>
        <w:t xml:space="preserve"> </w:t>
      </w:r>
      <w:r w:rsidRPr="00FF7044">
        <w:rPr>
          <w:rFonts w:ascii="Calibri" w:eastAsia="Calibri" w:hAnsi="Calibri" w:cs="Calibri"/>
          <w:bCs/>
          <w:lang w:val="en-GB"/>
        </w:rPr>
        <w:t>inter</w:t>
      </w:r>
      <w:r w:rsidR="00265327" w:rsidRPr="00FF7044">
        <w:rPr>
          <w:rFonts w:ascii="Calibri" w:eastAsia="Calibri" w:hAnsi="Calibri" w:cs="Calibri"/>
          <w:bCs/>
          <w:lang w:val="en-GB"/>
        </w:rPr>
        <w:t>-</w:t>
      </w:r>
      <w:r w:rsidRPr="00FF7044">
        <w:rPr>
          <w:rFonts w:ascii="Calibri" w:eastAsia="Calibri" w:hAnsi="Calibri" w:cs="Calibri"/>
          <w:bCs/>
          <w:lang w:val="en-GB"/>
        </w:rPr>
        <w:t>assay</w:t>
      </w:r>
      <w:r w:rsidR="00316125" w:rsidRPr="00FF7044">
        <w:rPr>
          <w:rFonts w:ascii="Calibri" w:eastAsia="Calibri" w:hAnsi="Calibri" w:cs="Calibri"/>
          <w:bCs/>
          <w:lang w:val="en-GB"/>
        </w:rPr>
        <w:t xml:space="preserve"> </w:t>
      </w:r>
      <w:r w:rsidRPr="00FF7044">
        <w:rPr>
          <w:rFonts w:ascii="Calibri" w:eastAsia="Calibri" w:hAnsi="Calibri" w:cs="Calibri"/>
          <w:bCs/>
          <w:lang w:val="en-GB"/>
        </w:rPr>
        <w:t>precision</w:t>
      </w:r>
      <w:r w:rsidR="00A32BD1" w:rsidRPr="00FF7044">
        <w:rPr>
          <w:rFonts w:ascii="Calibri" w:eastAsia="Calibri" w:hAnsi="Calibri" w:cs="Calibri"/>
          <w:bCs/>
          <w:lang w:val="en-GB"/>
        </w:rPr>
        <w:t xml:space="preserve"> </w:t>
      </w:r>
      <w:r w:rsidRPr="00FF7044">
        <w:rPr>
          <w:rFonts w:ascii="Calibri" w:eastAsia="Calibri" w:hAnsi="Calibri" w:cs="Calibri"/>
          <w:bCs/>
          <w:lang w:val="en-GB"/>
        </w:rPr>
        <w:t>and</w:t>
      </w:r>
      <w:r w:rsidR="00A32BD1" w:rsidRPr="00FF7044">
        <w:rPr>
          <w:rFonts w:ascii="Calibri" w:eastAsia="Calibri" w:hAnsi="Calibri" w:cs="Calibri"/>
          <w:bCs/>
          <w:lang w:val="en-GB"/>
        </w:rPr>
        <w:t xml:space="preserve"> </w:t>
      </w:r>
      <w:r w:rsidRPr="00FF7044">
        <w:rPr>
          <w:rFonts w:ascii="Calibri" w:eastAsia="Calibri" w:hAnsi="Calibri" w:cs="Calibri"/>
          <w:bCs/>
          <w:lang w:val="en-GB"/>
        </w:rPr>
        <w:t>accuracy</w:t>
      </w:r>
      <w:r w:rsidR="00A32BD1" w:rsidRPr="00FF7044">
        <w:rPr>
          <w:rFonts w:ascii="Calibri" w:eastAsia="Calibri" w:hAnsi="Calibri" w:cs="Calibri"/>
          <w:bCs/>
          <w:lang w:val="en-GB"/>
        </w:rPr>
        <w:t xml:space="preserve"> </w:t>
      </w:r>
      <w:r w:rsidRPr="00FF7044">
        <w:rPr>
          <w:rFonts w:ascii="Calibri" w:eastAsia="Calibri" w:hAnsi="Calibri" w:cs="Calibri"/>
          <w:bCs/>
          <w:lang w:val="en-GB"/>
        </w:rPr>
        <w:t>were</w:t>
      </w:r>
      <w:r w:rsidR="00A32BD1" w:rsidRPr="00FF7044">
        <w:rPr>
          <w:rFonts w:ascii="Calibri" w:eastAsia="Calibri" w:hAnsi="Calibri" w:cs="Calibri"/>
          <w:bCs/>
          <w:lang w:val="en-GB"/>
        </w:rPr>
        <w:t xml:space="preserve"> </w:t>
      </w:r>
      <w:r w:rsidRPr="00FF7044">
        <w:rPr>
          <w:rFonts w:ascii="Calibri" w:eastAsia="Calibri" w:hAnsi="Calibri" w:cs="Calibri"/>
          <w:bCs/>
          <w:lang w:val="en-GB"/>
        </w:rPr>
        <w:t>lower</w:t>
      </w:r>
      <w:r w:rsidR="00A32BD1" w:rsidRPr="00FF7044">
        <w:rPr>
          <w:rFonts w:ascii="Calibri" w:eastAsia="Calibri" w:hAnsi="Calibri" w:cs="Calibri"/>
          <w:bCs/>
          <w:lang w:val="en-GB"/>
        </w:rPr>
        <w:t xml:space="preserve"> </w:t>
      </w:r>
      <w:r w:rsidRPr="00FF7044">
        <w:rPr>
          <w:rFonts w:ascii="Calibri" w:eastAsia="Calibri" w:hAnsi="Calibri" w:cs="Calibri"/>
          <w:bCs/>
          <w:lang w:val="en-GB"/>
        </w:rPr>
        <w:t>than</w:t>
      </w:r>
      <w:r w:rsidR="00A32BD1" w:rsidRPr="00FF7044">
        <w:rPr>
          <w:rFonts w:ascii="Calibri" w:eastAsia="Calibri" w:hAnsi="Calibri" w:cs="Calibri"/>
          <w:bCs/>
          <w:lang w:val="en-GB"/>
        </w:rPr>
        <w:t xml:space="preserve"> </w:t>
      </w:r>
      <w:r w:rsidRPr="00FF7044">
        <w:rPr>
          <w:rFonts w:ascii="Calibri" w:eastAsia="Calibri" w:hAnsi="Calibri" w:cs="Calibri"/>
          <w:bCs/>
          <w:lang w:val="en-GB"/>
        </w:rPr>
        <w:t>15%.</w:t>
      </w:r>
      <w:r w:rsidR="00A32BD1" w:rsidRPr="00FF7044">
        <w:rPr>
          <w:rFonts w:ascii="Calibri" w:eastAsia="Calibri" w:hAnsi="Calibri" w:cs="Calibri"/>
          <w:bCs/>
          <w:lang w:val="en-GB"/>
        </w:rPr>
        <w:t xml:space="preserve"> </w:t>
      </w:r>
      <w:r w:rsidR="007E6162" w:rsidRPr="00FF7044">
        <w:rPr>
          <w:rFonts w:ascii="Calibri" w:eastAsia="Calibri" w:hAnsi="Calibri" w:cs="Calibri"/>
          <w:bCs/>
          <w:lang w:val="en-GB"/>
        </w:rPr>
        <w:t xml:space="preserve">Analytical </w:t>
      </w:r>
      <w:r w:rsidR="006C3B6A" w:rsidRPr="00FF7044">
        <w:rPr>
          <w:rFonts w:ascii="Calibri" w:eastAsia="Calibri" w:hAnsi="Calibri" w:cs="Calibri"/>
          <w:bCs/>
          <w:lang w:val="en-GB"/>
        </w:rPr>
        <w:t xml:space="preserve">linearity range </w:t>
      </w:r>
      <w:r w:rsidR="00350355" w:rsidRPr="00FF7044">
        <w:rPr>
          <w:rFonts w:ascii="Calibri" w:eastAsia="Calibri" w:hAnsi="Calibri" w:cs="Calibri"/>
          <w:bCs/>
          <w:lang w:val="en-GB"/>
        </w:rPr>
        <w:t xml:space="preserve">of RIF and </w:t>
      </w:r>
      <w:proofErr w:type="spellStart"/>
      <w:r w:rsidR="00350355" w:rsidRPr="00FF7044">
        <w:rPr>
          <w:rFonts w:ascii="Calibri" w:eastAsia="Calibri" w:hAnsi="Calibri" w:cs="Calibri"/>
          <w:bCs/>
          <w:lang w:val="en-GB"/>
        </w:rPr>
        <w:t>desRIF</w:t>
      </w:r>
      <w:proofErr w:type="spellEnd"/>
      <w:r w:rsidR="00350355" w:rsidRPr="00FF7044">
        <w:rPr>
          <w:rFonts w:ascii="Calibri" w:eastAsia="Calibri" w:hAnsi="Calibri" w:cs="Calibri"/>
          <w:bCs/>
          <w:lang w:val="en-GB"/>
        </w:rPr>
        <w:t xml:space="preserve"> </w:t>
      </w:r>
      <w:r w:rsidRPr="00FF7044">
        <w:rPr>
          <w:rFonts w:ascii="Calibri" w:eastAsia="Calibri" w:hAnsi="Calibri" w:cs="Calibri"/>
          <w:bCs/>
          <w:lang w:val="en-GB"/>
        </w:rPr>
        <w:t>were</w:t>
      </w:r>
      <w:r w:rsidR="00A32BD1" w:rsidRPr="00FF7044">
        <w:rPr>
          <w:rFonts w:ascii="Calibri" w:eastAsia="Calibri" w:hAnsi="Calibri" w:cs="Calibri"/>
          <w:bCs/>
          <w:lang w:val="en-GB"/>
        </w:rPr>
        <w:t xml:space="preserve"> </w:t>
      </w:r>
      <w:r w:rsidRPr="00FF7044">
        <w:rPr>
          <w:rFonts w:ascii="Calibri" w:eastAsia="Calibri" w:hAnsi="Calibri" w:cs="Calibri"/>
          <w:bCs/>
          <w:lang w:val="en-GB"/>
        </w:rPr>
        <w:t>1.22–5000</w:t>
      </w:r>
      <w:r w:rsidR="00350355" w:rsidRPr="00FF7044">
        <w:rPr>
          <w:rFonts w:ascii="Calibri" w:eastAsia="Calibri" w:hAnsi="Calibri" w:cs="Calibri"/>
          <w:bCs/>
          <w:lang w:val="en-GB"/>
        </w:rPr>
        <w:t xml:space="preserve"> and</w:t>
      </w:r>
      <w:r w:rsidR="00A32BD1" w:rsidRPr="00FF7044">
        <w:rPr>
          <w:rFonts w:ascii="Calibri" w:eastAsia="Calibri" w:hAnsi="Calibri" w:cs="Calibri"/>
          <w:bCs/>
          <w:lang w:val="en-GB"/>
        </w:rPr>
        <w:t xml:space="preserve"> </w:t>
      </w:r>
      <w:r w:rsidRPr="00FF7044">
        <w:rPr>
          <w:rFonts w:ascii="Calibri" w:eastAsia="Calibri" w:hAnsi="Calibri" w:cs="Calibri"/>
          <w:bCs/>
          <w:lang w:val="en-GB"/>
        </w:rPr>
        <w:t>1.95–1000</w:t>
      </w:r>
      <w:r w:rsidR="004B7434" w:rsidRPr="00FF7044">
        <w:rPr>
          <w:rFonts w:ascii="Calibri" w:eastAsia="Calibri" w:hAnsi="Calibri" w:cs="Calibri"/>
          <w:bCs/>
          <w:lang w:val="en-GB"/>
        </w:rPr>
        <w:t xml:space="preserve"> </w:t>
      </w:r>
      <w:r w:rsidRPr="00FF7044">
        <w:rPr>
          <w:rFonts w:ascii="Calibri" w:eastAsia="Calibri" w:hAnsi="Calibri" w:cs="Calibri"/>
          <w:bCs/>
          <w:lang w:val="en-GB"/>
        </w:rPr>
        <w:t>ng/ml</w:t>
      </w:r>
      <w:r w:rsidR="00A32BD1" w:rsidRPr="00FF7044">
        <w:rPr>
          <w:rFonts w:ascii="Calibri" w:eastAsia="Calibri" w:hAnsi="Calibri" w:cs="Calibri"/>
          <w:bCs/>
          <w:lang w:val="en-GB"/>
        </w:rPr>
        <w:t xml:space="preserve"> </w:t>
      </w:r>
      <w:r w:rsidR="00BF7D7C" w:rsidRPr="00FF7044">
        <w:rPr>
          <w:rFonts w:ascii="Calibri" w:eastAsia="Calibri" w:hAnsi="Calibri" w:cs="Calibri"/>
          <w:bCs/>
          <w:lang w:val="en-GB"/>
        </w:rPr>
        <w:t>(lower limit of quantification to upper boundary).</w:t>
      </w:r>
    </w:p>
    <w:p w14:paraId="4F7FA585" w14:textId="77777777" w:rsidR="00DB2A56" w:rsidRPr="00FF7044" w:rsidRDefault="00DB2A56" w:rsidP="00DB2A56">
      <w:pPr>
        <w:autoSpaceDE w:val="0"/>
        <w:autoSpaceDN w:val="0"/>
        <w:adjustRightInd w:val="0"/>
        <w:spacing w:after="0" w:line="480" w:lineRule="auto"/>
        <w:jc w:val="both"/>
        <w:rPr>
          <w:rFonts w:ascii="Calibri" w:eastAsia="Calibri" w:hAnsi="Calibri" w:cs="Calibri"/>
          <w:bCs/>
          <w:lang w:val="en-GB"/>
        </w:rPr>
      </w:pPr>
    </w:p>
    <w:p w14:paraId="388C3395" w14:textId="77777777" w:rsidR="00B64453" w:rsidRPr="00FF7044" w:rsidRDefault="00B64453" w:rsidP="00B64453">
      <w:pPr>
        <w:numPr>
          <w:ilvl w:val="1"/>
          <w:numId w:val="0"/>
        </w:numPr>
        <w:rPr>
          <w:rFonts w:eastAsia="Arial Unicode MS"/>
          <w:color w:val="FF0000"/>
          <w:lang w:val="en-GB"/>
        </w:rPr>
      </w:pPr>
      <w:r w:rsidRPr="00FF7044">
        <w:rPr>
          <w:rFonts w:eastAsia="Arial Unicode MS"/>
          <w:color w:val="FF0000"/>
          <w:lang w:val="en-GB"/>
        </w:rPr>
        <w:t>DNA extraction and genotyping of OATP1B1</w:t>
      </w:r>
    </w:p>
    <w:p w14:paraId="75A3B0FE" w14:textId="2ABE15DB" w:rsidR="00B64453" w:rsidRPr="00FF7044" w:rsidRDefault="00B64453" w:rsidP="004F1D74">
      <w:pPr>
        <w:autoSpaceDE w:val="0"/>
        <w:autoSpaceDN w:val="0"/>
        <w:adjustRightInd w:val="0"/>
        <w:spacing w:after="0" w:line="480" w:lineRule="auto"/>
        <w:jc w:val="both"/>
        <w:rPr>
          <w:rFonts w:ascii="Calibri" w:eastAsia="Arial Unicode MS" w:hAnsi="Calibri" w:cs="Calibri"/>
          <w:color w:val="231F20"/>
          <w:lang w:val="en-GB"/>
        </w:rPr>
      </w:pPr>
      <w:r w:rsidRPr="00FF7044">
        <w:rPr>
          <w:rFonts w:ascii="Calibri" w:eastAsia="Arial Unicode MS" w:hAnsi="Calibri" w:cs="Calibri"/>
          <w:color w:val="231F20"/>
          <w:lang w:val="en-GB"/>
        </w:rPr>
        <w:t xml:space="preserve">Genomic DNA was extracted from whole blood using chaotropic salting out standard procedures. </w:t>
      </w:r>
      <w:proofErr w:type="spellStart"/>
      <w:r w:rsidRPr="00FF7044">
        <w:rPr>
          <w:rFonts w:ascii="Calibri" w:eastAsia="Arial Unicode MS" w:hAnsi="Calibri" w:cs="Calibri"/>
          <w:color w:val="231F20"/>
          <w:lang w:val="en-GB"/>
        </w:rPr>
        <w:t>Taqman</w:t>
      </w:r>
      <w:proofErr w:type="spellEnd"/>
      <w:r w:rsidRPr="00FF7044">
        <w:rPr>
          <w:rFonts w:ascii="Calibri" w:eastAsia="Arial Unicode MS" w:hAnsi="Calibri" w:cs="Calibri"/>
          <w:color w:val="231F20"/>
          <w:lang w:val="en-GB"/>
        </w:rPr>
        <w:t xml:space="preserve"> SNP genotyping assays and a Fast 7500 Real-Time System (Applied Biosystems, Foster City, CA, USA) were used for allele discrimination at the polymorphic </w:t>
      </w:r>
      <w:r w:rsidRPr="00FF7044">
        <w:rPr>
          <w:rFonts w:ascii="Calibri" w:eastAsia="Arial Unicode MS" w:hAnsi="Calibri" w:cs="Calibri"/>
          <w:lang w:val="en-GB"/>
        </w:rPr>
        <w:t xml:space="preserve">loci of </w:t>
      </w:r>
      <w:r w:rsidR="002E7B40" w:rsidRPr="00852D92">
        <w:rPr>
          <w:bCs/>
          <w:i/>
          <w:iCs/>
          <w:lang w:val="en-US"/>
        </w:rPr>
        <w:t>SLCO1B1</w:t>
      </w:r>
      <w:r w:rsidRPr="00FF7044">
        <w:rPr>
          <w:rFonts w:ascii="Calibri" w:eastAsia="Arial Unicode MS" w:hAnsi="Calibri" w:cs="Calibri"/>
          <w:lang w:val="en-GB"/>
        </w:rPr>
        <w:t>: g.521T&gt;C (rs4149056), g.463C&gt;A (rs11045819), g.38664C&gt;T (rs4149032)</w:t>
      </w:r>
      <w:r w:rsidR="00EF33DB">
        <w:rPr>
          <w:rFonts w:ascii="Calibri" w:eastAsia="Arial Unicode MS" w:hAnsi="Calibri" w:cs="Calibri"/>
          <w:lang w:val="en-GB"/>
        </w:rPr>
        <w:t xml:space="preserve"> [2].</w:t>
      </w:r>
      <w:r w:rsidRPr="00FF7044">
        <w:rPr>
          <w:rFonts w:ascii="Calibri" w:eastAsia="Arial Unicode MS" w:hAnsi="Calibri" w:cs="Calibri"/>
          <w:lang w:val="en-GB"/>
        </w:rPr>
        <w:t xml:space="preserve"> </w:t>
      </w:r>
      <w:r w:rsidRPr="00FF7044">
        <w:rPr>
          <w:rFonts w:ascii="Calibri" w:eastAsia="Arial Unicode MS" w:hAnsi="Calibri" w:cs="Calibri"/>
          <w:color w:val="231F20"/>
          <w:lang w:val="en-GB"/>
        </w:rPr>
        <w:t>Allele and genotype frequency were derived by gene counting.</w:t>
      </w:r>
    </w:p>
    <w:p w14:paraId="23CA069F" w14:textId="77777777" w:rsidR="00B64453" w:rsidRPr="00FF7044" w:rsidRDefault="00B64453" w:rsidP="00B64453">
      <w:pPr>
        <w:numPr>
          <w:ilvl w:val="1"/>
          <w:numId w:val="0"/>
        </w:numPr>
        <w:rPr>
          <w:rFonts w:eastAsia="Arial Unicode MS"/>
          <w:color w:val="FF0000"/>
          <w:lang w:val="en-GB"/>
        </w:rPr>
      </w:pPr>
    </w:p>
    <w:p w14:paraId="186CCF77" w14:textId="77777777" w:rsidR="00B64453" w:rsidRPr="00FF7044" w:rsidRDefault="00B64453" w:rsidP="00B64453">
      <w:pPr>
        <w:autoSpaceDE w:val="0"/>
        <w:autoSpaceDN w:val="0"/>
        <w:adjustRightInd w:val="0"/>
        <w:spacing w:after="0" w:line="480" w:lineRule="auto"/>
        <w:jc w:val="both"/>
        <w:rPr>
          <w:rFonts w:ascii="Calibri" w:eastAsia="Arial Unicode MS" w:hAnsi="Calibri" w:cs="Calibri"/>
          <w:color w:val="FF0000"/>
          <w:lang w:val="en-GB"/>
        </w:rPr>
      </w:pPr>
      <w:r w:rsidRPr="00FF7044">
        <w:rPr>
          <w:rFonts w:ascii="Calibri" w:eastAsia="Arial Unicode MS" w:hAnsi="Calibri" w:cs="Calibri"/>
          <w:color w:val="FF0000"/>
          <w:lang w:val="en-GB"/>
        </w:rPr>
        <w:t>Model qualification</w:t>
      </w:r>
    </w:p>
    <w:p w14:paraId="215FC992" w14:textId="3C9258F9" w:rsidR="00B64453" w:rsidRPr="00FF7044" w:rsidRDefault="00B64453" w:rsidP="00B64453">
      <w:pPr>
        <w:autoSpaceDE w:val="0"/>
        <w:autoSpaceDN w:val="0"/>
        <w:adjustRightInd w:val="0"/>
        <w:spacing w:after="360" w:line="480" w:lineRule="auto"/>
        <w:jc w:val="both"/>
        <w:rPr>
          <w:rFonts w:ascii="Calibri" w:eastAsia="Calibri" w:hAnsi="Calibri" w:cs="Calibri"/>
          <w:bCs/>
          <w:lang w:val="en-GB"/>
        </w:rPr>
      </w:pPr>
      <w:r w:rsidRPr="00FF7044">
        <w:rPr>
          <w:rFonts w:ascii="Calibri" w:eastAsia="Calibri" w:hAnsi="Calibri" w:cs="Calibri"/>
          <w:bCs/>
          <w:lang w:val="en-GB"/>
        </w:rPr>
        <w:t>The goodness of fitting plots (GOF)</w:t>
      </w:r>
      <w:r w:rsidR="00322186" w:rsidRPr="00FF7044">
        <w:rPr>
          <w:rFonts w:ascii="Calibri" w:eastAsia="Arial Unicode MS" w:hAnsi="Calibri" w:cs="Calibri"/>
        </w:rPr>
        <w:fldChar w:fldCharType="begin"/>
      </w:r>
      <w:r w:rsidR="007C74C4">
        <w:rPr>
          <w:rFonts w:ascii="Calibri" w:eastAsia="Arial Unicode MS" w:hAnsi="Calibri" w:cs="Calibri"/>
          <w:lang w:val="en-GB"/>
        </w:rPr>
        <w:instrText xml:space="preserve"> ADDIN ZOTERO_ITEM CSL_CITATION {"citationID":"YVxfgUp9","properties":{"formattedCitation":"[2,3]","plainCitation":"[2,3]","noteIndex":0},"citationItems":[{"id":2725,"uris":["http://zotero.org/users/3585549/items/R5WWSPR2",["http://zotero.org/users/3585549/items/R5WWSPR2"]],"itemData":{"id":2725,"type":"article-journal","container-title":"CPT: Pharmacometrics &amp; Systems Pharmacology","DOI":"10.1038/psp.2013.14","ISSN":"2163-8306","issue":"4","journalAbbreviation":"CPT Pharmacometrics Syst Pharmacol","note":"PMID: 23887688\nPMCID: PMC3636497","page":"e38","source":"PubMed Central","title":"Basic concepts in population modeling, simulation, and model-based drug development—Part 2: introduction to pharmacokinetic modeling methods","title-short":"Basic Concepts in Population Modeling, Simulation, and Model-Based Drug Development—Part 2","URL":"https://www.ncbi.nlm.nih.gov/pmc/articles/PMC3636497/","volume":"2","author":[{"family":"Mould","given":"D R"},{"family":"Upton","given":"R N"}],"accessed":{"date-parts":[["2020",3,26]]},"issued":{"date-parts":[["2013",4]]}}},{"id":2440,"uris":["http://zotero.org/users/3585549/items/YQ9CE6SE",["http://zotero.org/users/3585549/items/YQ9CE6SE"]],"itemData":{"id":2440,"type":"article-journal","abstract":"This article represents the first in a series of tutorials on model evaluation in nonlinear mixed effect models (NLMEMs), from the International Society of Pharmacometrics (ISoP) Model Evaluation Group. Numerous tools are available for evaluation of NLMEM, with a particular emphasis on visual assessment. This first basic tutorial focuses on presenting graphical evaluation tools of NLMEM for continuous data. It illustrates graphs for correct or misspecified models, discusses their pros and cons, and recalls the definition of metrics used.","container-title":"CPT: Pharmacometrics &amp; Systems Pharmacology","DOI":"10.1002/psp4.12161","ISSN":"2163-8306","issue":"2","language":"en","license":"© 2017 The Authors CPT: Pharmacometrics &amp; Systems Pharmacology published by Wiley Periodicals, Inc. on behalf of American Society for Clinical Pharmacology and Therapeutics","page":"87-109","source":"Wiley Online Library","title":"Model Evaluation of Continuous Data Pharmacometric Models: Metrics and Graphics","title-short":"Model Evaluation of Continuous Data Pharmacometric Models","URL":"https://ascpt.onlinelibrary.wiley.com/doi/abs/10.1002/psp4.12161","volume":"6","author":[{"family":"Nguyen","given":"T. H. T."},{"family":"Mouksassi","given":"M.-S."},{"family":"Holford","given":"N."},{"fami</w:instrText>
      </w:r>
      <w:r w:rsidR="007C74C4">
        <w:rPr>
          <w:rFonts w:ascii="Calibri" w:eastAsia="Arial Unicode MS" w:hAnsi="Calibri" w:cs="Calibri" w:hint="eastAsia"/>
          <w:lang w:val="en-GB"/>
        </w:rPr>
        <w:instrText>ly":"Al</w:instrText>
      </w:r>
      <w:r w:rsidR="007C74C4">
        <w:rPr>
          <w:rFonts w:ascii="Calibri" w:eastAsia="Arial Unicode MS" w:hAnsi="Calibri" w:cs="Calibri" w:hint="eastAsia"/>
          <w:lang w:val="en-GB"/>
        </w:rPr>
        <w:instrText>‐</w:instrText>
      </w:r>
      <w:r w:rsidR="007C74C4">
        <w:rPr>
          <w:rFonts w:ascii="Calibri" w:eastAsia="Arial Unicode MS" w:hAnsi="Calibri" w:cs="Calibri" w:hint="eastAsia"/>
          <w:lang w:val="en-GB"/>
        </w:rPr>
        <w:instrText>Huniti","given":"N."},{"family":"Freedman","given":"I."},{"family":"Hooker","given":"A. C."},{"family":"John","given":"J."},{"family":"Karlsson","given":"M. O."},{"family":"Mould","given":"D. R."},{"family":"Ruixo","given":"J. J. Pérez"},{"family"</w:instrText>
      </w:r>
      <w:r w:rsidR="007C74C4">
        <w:rPr>
          <w:rFonts w:ascii="Calibri" w:eastAsia="Arial Unicode MS" w:hAnsi="Calibri" w:cs="Calibri"/>
          <w:lang w:val="en-GB"/>
        </w:rPr>
        <w:instrText xml:space="preserve">:"Plan","given":"E. L."},{"family":"Savic","given":"R."},{"family":"Hasselt","given":"J. G. C.","dropping-particle":"van"},{"family":"Weber","given":"B."},{"family":"Zhou","given":"C."},{"family":"Comets","given":"E."},{"family":"Mentré","given":"F."}],"accessed":{"date-parts":[["2019",10,31]]},"issued":{"date-parts":[["2017"]]}}}],"schema":"https://github.com/citation-style-language/schema/raw/master/csl-citation.json"} </w:instrText>
      </w:r>
      <w:r w:rsidR="00322186" w:rsidRPr="00FF7044">
        <w:rPr>
          <w:rFonts w:ascii="Calibri" w:eastAsia="Arial Unicode MS" w:hAnsi="Calibri" w:cs="Calibri"/>
        </w:rPr>
        <w:fldChar w:fldCharType="separate"/>
      </w:r>
      <w:r w:rsidR="007C74C4" w:rsidRPr="00852D92">
        <w:rPr>
          <w:rFonts w:ascii="Calibri" w:hAnsi="Calibri" w:cs="Calibri"/>
          <w:lang w:val="en-GB"/>
        </w:rPr>
        <w:t>[</w:t>
      </w:r>
      <w:r w:rsidR="00EF33DB">
        <w:rPr>
          <w:rFonts w:ascii="Calibri" w:hAnsi="Calibri" w:cs="Calibri"/>
          <w:lang w:val="en-GB"/>
        </w:rPr>
        <w:t>3</w:t>
      </w:r>
      <w:r w:rsidR="007C74C4" w:rsidRPr="00852D92">
        <w:rPr>
          <w:rFonts w:ascii="Calibri" w:hAnsi="Calibri" w:cs="Calibri"/>
          <w:lang w:val="en-GB"/>
        </w:rPr>
        <w:t>,</w:t>
      </w:r>
      <w:r w:rsidR="00EF33DB">
        <w:rPr>
          <w:rFonts w:ascii="Calibri" w:hAnsi="Calibri" w:cs="Calibri"/>
          <w:lang w:val="en-GB"/>
        </w:rPr>
        <w:t>4</w:t>
      </w:r>
      <w:r w:rsidR="007C74C4" w:rsidRPr="00852D92">
        <w:rPr>
          <w:rFonts w:ascii="Calibri" w:hAnsi="Calibri" w:cs="Calibri"/>
          <w:lang w:val="en-GB"/>
        </w:rPr>
        <w:t>]</w:t>
      </w:r>
      <w:r w:rsidR="00322186" w:rsidRPr="00FF7044">
        <w:rPr>
          <w:rFonts w:ascii="Calibri" w:eastAsia="Arial Unicode MS" w:hAnsi="Calibri" w:cs="Calibri"/>
        </w:rPr>
        <w:fldChar w:fldCharType="end"/>
      </w:r>
      <w:r w:rsidRPr="00FF7044">
        <w:rPr>
          <w:rFonts w:ascii="Calibri" w:eastAsia="Calibri" w:hAnsi="Calibri" w:cs="Calibri"/>
          <w:bCs/>
          <w:lang w:val="en-GB"/>
        </w:rPr>
        <w:t xml:space="preserve"> </w:t>
      </w:r>
      <w:r w:rsidRPr="00FF7044">
        <w:rPr>
          <w:rFonts w:ascii="Calibri" w:eastAsia="Arial Unicode MS" w:hAnsi="Calibri" w:cs="Calibri"/>
          <w:lang w:val="en-GB"/>
        </w:rPr>
        <w:t>includes plots of the population predicted (PRED) and individual predicted (IPRED) concentrations versus the observed concentrations, and the conditional weighted residuals (CWRES) versus PRED and time</w:t>
      </w:r>
      <w:r w:rsidR="00BA4D67" w:rsidRPr="00FF7044">
        <w:rPr>
          <w:rFonts w:ascii="Calibri" w:eastAsia="Arial Unicode MS" w:hAnsi="Calibri" w:cs="Calibri"/>
          <w:lang w:val="en-GB"/>
        </w:rPr>
        <w:t xml:space="preserve"> (Figure S1).</w:t>
      </w:r>
    </w:p>
    <w:p w14:paraId="72C4A87F" w14:textId="45221F2C" w:rsidR="00B64453" w:rsidRPr="00FF7044" w:rsidRDefault="00B64453" w:rsidP="00B64453">
      <w:pPr>
        <w:autoSpaceDE w:val="0"/>
        <w:autoSpaceDN w:val="0"/>
        <w:adjustRightInd w:val="0"/>
        <w:spacing w:after="360" w:line="480" w:lineRule="auto"/>
        <w:jc w:val="both"/>
        <w:rPr>
          <w:rFonts w:ascii="Calibri" w:eastAsia="Calibri" w:hAnsi="Calibri" w:cs="Calibri"/>
          <w:bCs/>
          <w:lang w:val="en-GB"/>
        </w:rPr>
      </w:pPr>
      <w:r w:rsidRPr="00FF7044">
        <w:rPr>
          <w:rFonts w:ascii="Calibri" w:eastAsia="Calibri" w:hAnsi="Calibri" w:cs="Calibri"/>
          <w:bCs/>
          <w:lang w:val="en-GB"/>
        </w:rPr>
        <w:lastRenderedPageBreak/>
        <w:t>Visual predictive check (VPC)</w:t>
      </w:r>
      <w:r w:rsidRPr="00FF7044">
        <w:rPr>
          <w:rFonts w:ascii="Calibri" w:eastAsia="Calibri" w:hAnsi="Calibri" w:cs="Calibri"/>
          <w:bCs/>
          <w:lang w:val="en-GB"/>
        </w:rPr>
        <w:fldChar w:fldCharType="begin"/>
      </w:r>
      <w:r w:rsidR="007C74C4">
        <w:rPr>
          <w:rFonts w:ascii="Calibri" w:eastAsia="Calibri" w:hAnsi="Calibri" w:cs="Calibri"/>
          <w:bCs/>
          <w:lang w:val="en-GB"/>
        </w:rPr>
        <w:instrText xml:space="preserve"> ADDIN ZOTERO_ITEM CSL_CITATION {"citationID":"7i17zHHZ","properties":{"formattedCitation":"[2\\uc0\\u8211{}4]","plainCitation":"[2–4]","noteIndex":0},"citationItems":[{"id":2725,"uris":["http://zotero.org/users/3585549/items/R5WWSPR2",["http://zotero.org/users/3585549/items/R5WWSPR2"]],"itemData":{"id":2725,"type":"article-journal","container-title":"CPT: Pharmacometrics &amp; Systems Pharmacology","DOI":"10.1038/psp.2013.14","ISSN":"2163-8306","issue":"4","journalAbbreviation":"CPT Pharmacometrics Syst Pharmacol","note":"PMID: 23887688\nPMCID: PMC3636497","page":"e38","source":"PubMed Central","title":"Basic concepts in population modeling, simulation, and model-based drug development—Part 2: introduction to pharmacokinetic modeling methods","title-short":"Basic Concepts in Population Modeling, Simulation, and Model-Based Drug Development—Part 2","URL":"https://www.ncbi.nlm.nih.gov/pmc/articles/PMC3636497/","volume":"2","author":[{"family":"Mould","given":"D R"},{"family":"Upton","given":"R N"}],"accessed":{"date-parts":[["2020",3,26]]},"issued":{"date-parts":[["2013",4]]}}},{"id":2440,"uris":["http://zotero.org/users/3585549/items/YQ9CE6SE",["http://zotero.org/users/3585549/items/YQ9CE6SE"]],"itemData":{"id":2440,"type":"article-journal","abstract":"This article represents the first in a series of tutorials on model evaluation in nonlinear mixed effect models (NLMEMs), from the International Society of Pharmacometrics (ISoP) Model Evaluation Group. Numerous tools are available for evaluation of NLMEM, with a particular emphasis on visual assessment. This first basic tutorial focuses on presenting graphical evaluation tools of NLMEM for continuous data. It illustrates graphs for correct or misspecified models, discusses their pros and cons, and recalls the definition of metrics used.","container-title":"CPT: Pharmacometrics &amp; Systems Pharmacology","DOI":"10.1002/psp4.12161","ISSN":"2163-8306","issue":"2","language":"en","license":"© 2017 The Authors CPT: Pharmacometrics &amp; Systems Pharmacology published by Wiley Periodicals, Inc. on behalf of American Society for Clinical Pharmacology and Therapeutics","page":"87-109","source":"Wiley Online Library","title":"Model Evaluation of Continuous Data Pharmacometric Models: Metrics and Graphics","title-short":"Model Evaluation of Continuous Data Pharmacometric Models","URL":"https://ascpt.onlinelibrary.wiley.com/doi/abs/10.1002/psp4.12161","volume":"6","author":[{"family":"Nguyen","given":"T. H. T."},{"family":"Mouksassi","given":"M.-S."},{"family":"Holford","given":"N."},{"family":"Al‐Huniti","given":"N."},{"family":"Freedman","given":"I."},{"family":"Hooker","given":"A. C."},{"family":"John","given":"J."},{"family":"Karlsson","given":"M. O."},{"family":"Mould","given":"D. R."},{"family":"Ruixo","given":"J. J. Pérez"},{"family":"Plan","given":"E. L."},{"family":"Savic","given":"R."},{"family":"Hasselt","given":"J. G. C.","dropping-particle":"van"},{"family":"Weber","given":"B."},{"family":"Zhou","given":"C."},{"family":"Comets","given":"E."},{"family":"Mentré","given":"F."}],"accessed":{"date-parts":[["2019",10,31]]},"issued":{"date-parts":[["2017"]]}}},{"id":172,"uris":["http://zotero.org/users/3585549/items/EIZVMTQE",["http://zotero.org/users/3585549/items/EIZVMTQE"]],"itemData":{"id":172,"type":"article-journal","container-title":"The AAPS Journal","DOI":"10.1208/s12248-011-9255-z","ISSN":"1550-7416","issue":"2","language":"en","page":"143-151","source":"CrossRef","title":"Prediction-corrected visual predictive checks for diagnosing nonlinear mixed-effects models","URL":"http://www.springerlink.com/index/10.1208/s12248-011-9255-z","volume":"13","author":[{"family":"Bergstrand","given":"Martin"},{"family":"Hooker","given":"Andrew C."},{"family":"Wallin","given":"Johan E."},{"family":"Karlsson","given":"Mats O."}],"accessed":{"date-parts":[["2016",11,22]]},"issued":{"date-parts":[["2011",6]]}}}],"schema":"https://github.com/citation-style-language/schema/raw/master/csl-citation.json"} </w:instrText>
      </w:r>
      <w:r w:rsidRPr="00FF7044">
        <w:rPr>
          <w:rFonts w:ascii="Calibri" w:eastAsia="Calibri" w:hAnsi="Calibri" w:cs="Calibri"/>
          <w:bCs/>
          <w:lang w:val="en-GB"/>
        </w:rPr>
        <w:fldChar w:fldCharType="separate"/>
      </w:r>
      <w:r w:rsidR="007C74C4" w:rsidRPr="00852D92">
        <w:rPr>
          <w:rFonts w:ascii="Calibri" w:hAnsi="Calibri" w:cs="Calibri"/>
          <w:lang w:val="en-US"/>
        </w:rPr>
        <w:t>[</w:t>
      </w:r>
      <w:r w:rsidR="00EF33DB">
        <w:rPr>
          <w:rFonts w:ascii="Calibri" w:hAnsi="Calibri" w:cs="Calibri"/>
          <w:lang w:val="en-US"/>
        </w:rPr>
        <w:t>3</w:t>
      </w:r>
      <w:r w:rsidR="007C74C4" w:rsidRPr="00852D92">
        <w:rPr>
          <w:rFonts w:ascii="Calibri" w:hAnsi="Calibri" w:cs="Calibri"/>
          <w:lang w:val="en-US"/>
        </w:rPr>
        <w:t>–</w:t>
      </w:r>
      <w:r w:rsidR="00EF33DB">
        <w:rPr>
          <w:rFonts w:ascii="Calibri" w:hAnsi="Calibri" w:cs="Calibri"/>
          <w:lang w:val="en-US"/>
        </w:rPr>
        <w:t>5</w:t>
      </w:r>
      <w:r w:rsidR="007C74C4" w:rsidRPr="00852D92">
        <w:rPr>
          <w:rFonts w:ascii="Calibri" w:hAnsi="Calibri" w:cs="Calibri"/>
          <w:lang w:val="en-US"/>
        </w:rPr>
        <w:t>]</w:t>
      </w:r>
      <w:r w:rsidRPr="00FF7044">
        <w:rPr>
          <w:rFonts w:ascii="Calibri" w:eastAsia="Calibri" w:hAnsi="Calibri" w:cs="Calibri"/>
          <w:bCs/>
          <w:lang w:val="en-GB"/>
        </w:rPr>
        <w:fldChar w:fldCharType="end"/>
      </w:r>
      <w:r w:rsidRPr="00FF7044">
        <w:rPr>
          <w:rFonts w:ascii="Calibri" w:eastAsia="Calibri" w:hAnsi="Calibri" w:cs="Calibri"/>
          <w:bCs/>
          <w:lang w:val="en-GB"/>
        </w:rPr>
        <w:t>, Posterior predictive check (PPC)</w:t>
      </w:r>
      <w:r w:rsidRPr="00FF7044">
        <w:rPr>
          <w:rFonts w:ascii="Calibri" w:eastAsia="Calibri" w:hAnsi="Calibri" w:cs="Calibri"/>
          <w:bCs/>
          <w:lang w:val="en-GB"/>
        </w:rPr>
        <w:fldChar w:fldCharType="begin"/>
      </w:r>
      <w:r w:rsidR="007C74C4">
        <w:rPr>
          <w:rFonts w:ascii="Calibri" w:eastAsia="Calibri" w:hAnsi="Calibri" w:cs="Calibri"/>
          <w:bCs/>
          <w:lang w:val="en-GB"/>
        </w:rPr>
        <w:instrText xml:space="preserve"> ADDIN ZOTERO_ITEM CSL_CITATION {"citationID":"v3nuUfJv","properties":{"formattedCitation":"[5]","plainCitation":"[5]","noteIndex":0},"citationItems":[{"id":214,"uris":["http://zotero.org/users/3585549/items/VNIWGKW7",["http://zotero.org/users/3585549/items/VNIWGKW7"]],"itemData":{"id":214,"type":"article-journal","abstract":"The posterior predictive check (PPC) is a model evaluation tool. It assigns a value (pPPC) to the probability that the value of a given statistic computed from data arising under an analysis model is as or more extreme than the value computed from the real data themselves. If this probability is too small, the analysis model is regarded as invalid for the given statistic. Properties of the PPC for pharmacokinetic (PK) and pharmacodynamic (PD) model evaluation are examined herein for a particularly simple simulation setting: extensive sampling of a single individual's data arising from simple PK/PD and error models. To test the performance characteristics of the PPC, repeatedly, “real” data are simulated and for a variety of statistics, the PPC is applied to an analysis model, which may (null hypothesis) or may not (alternative hypothesis) be identical to the simulation model. Five models are used here: (PK1) mono-exponential with proportional error, (PK2) biexponential with proportional error, (PK2ε) biexponential with additive error, (PD1) Emax model with additive error under the logit transform, and (PD2) sigmoid Emax model with additive error under the logit transform. Six simulation/analysis settings are studied. The first three, (PK1/PK1), (PK2/PK2), and (PD1/PD1) evaluate whether the PPC has appropriate type-I error level, whereas the second three (PK2/PK1), (PK2ε/PK2), and (PD2/PD1) evaluate whether the PPC has adequate power. For a set of 100 data sets simulated/analyzed under each model pair according to a stipulated extensive sampling design, the pPPC is computed for a number of statistics in three different ways (each way uses a different approximation to the posterior distribution on the model parameters). We find that in general; (i) The PPC is conservative under the null in the sense that for many statistics, prob(pPPC≤α)&lt;α for small α. With respect to such statistics, this means that useful models will rarely be regarded incorrectly as invalid. A high correlation of a statistic with the parameter estimates obtained from the same data used to compute the statistic (a measure of statistical “sufficiency”) tends to identify the most conservative statistics. (ii) Power is not very great, at least for the alternative models we tested, and it is especially poor with “statistics” that are in part a function of parameters as well as data. Although there is a tendency for nonsufficient statistics (as we have measured this) to have greater power, this is by no means an infallible diagnostic. (iii) No clear advantage for one or another method of approximating the posterior distribution on model parameters is found.","container-title":"Journal of Pharmacokinetics and Pharmacodynamics","DOI":"10.1023/A:1011555016423","ISSN":"1567-567X, 1573-8744","issue":"2","journalAbbreviation":"J Pharmacokinet Pharmacodyn","language":"en","page":"171-192","source":"link.springer.com","title":"Evaluating pharmacokinetic/pharmacodynamic models using the posterior predictive check","URL":"http://link.springer.com/article/10.1023/A:1011555016423","volume":"28","author":[{"family":"Yano","given":"Yoshitaka"},{"family":"Beal","given":"Stuart L."},{"family":"Sheiner","given":"Lewis B."}],"accessed":{"date-parts":[["2016",11,22]]},"issued":{"date-parts":[["2001",4]]}}}],"schema":"https://github.com/citation-style-language/schema/raw/master/csl-citation.json"} </w:instrText>
      </w:r>
      <w:r w:rsidRPr="00FF7044">
        <w:rPr>
          <w:rFonts w:ascii="Calibri" w:eastAsia="Calibri" w:hAnsi="Calibri" w:cs="Calibri"/>
          <w:bCs/>
          <w:lang w:val="en-GB"/>
        </w:rPr>
        <w:fldChar w:fldCharType="separate"/>
      </w:r>
      <w:r w:rsidR="007C74C4" w:rsidRPr="00852D92">
        <w:rPr>
          <w:rFonts w:ascii="Calibri" w:hAnsi="Calibri" w:cs="Calibri"/>
          <w:lang w:val="en-GB"/>
        </w:rPr>
        <w:t>[</w:t>
      </w:r>
      <w:r w:rsidR="00EF33DB">
        <w:rPr>
          <w:rFonts w:ascii="Calibri" w:hAnsi="Calibri" w:cs="Calibri"/>
          <w:lang w:val="en-GB"/>
        </w:rPr>
        <w:t>6</w:t>
      </w:r>
      <w:r w:rsidR="007C74C4" w:rsidRPr="00852D92">
        <w:rPr>
          <w:rFonts w:ascii="Calibri" w:hAnsi="Calibri" w:cs="Calibri"/>
          <w:lang w:val="en-GB"/>
        </w:rPr>
        <w:t>]</w:t>
      </w:r>
      <w:r w:rsidRPr="00FF7044">
        <w:rPr>
          <w:rFonts w:ascii="Calibri" w:eastAsia="Calibri" w:hAnsi="Calibri" w:cs="Calibri"/>
          <w:bCs/>
          <w:lang w:val="en-GB"/>
        </w:rPr>
        <w:fldChar w:fldCharType="end"/>
      </w:r>
      <w:r w:rsidRPr="00FF7044">
        <w:rPr>
          <w:rFonts w:ascii="Calibri" w:eastAsia="Calibri" w:hAnsi="Calibri" w:cs="Calibri"/>
          <w:bCs/>
          <w:lang w:val="en-GB"/>
        </w:rPr>
        <w:t xml:space="preserve"> and normalised predictive distribution errors (NPDE)</w:t>
      </w:r>
      <w:r w:rsidRPr="00FF7044">
        <w:rPr>
          <w:rFonts w:ascii="Calibri" w:eastAsia="Calibri" w:hAnsi="Calibri" w:cs="Calibri"/>
          <w:bCs/>
          <w:lang w:val="en-GB"/>
        </w:rPr>
        <w:fldChar w:fldCharType="begin"/>
      </w:r>
      <w:r w:rsidR="007C74C4">
        <w:rPr>
          <w:rFonts w:ascii="Calibri" w:eastAsia="Calibri" w:hAnsi="Calibri" w:cs="Calibri"/>
          <w:bCs/>
          <w:lang w:val="en-GB"/>
        </w:rPr>
        <w:instrText xml:space="preserve"> ADDIN ZOTERO_ITEM CSL_CITATION {"citationID":"zpsWOfXm","properties":{"formattedCitation":"[6]","plainCitation":"[6]","noteIndex":0},"citationItems":[{"id":173,"uris":["http://zotero.org/users/3585549/items/GFVW2DVU",["http://zotero.org/users/3585549/items/GFVW2DVU"]],"itemData":{"id":173,"type":"article-journal","container-title":"Computer Methods and Programs in Biomedicine","DOI":"10.1016/j.cmpb.2007.12.002","ISSN":"01692607","issue":"2","language":"en","page":"154-166","source":"CrossRef","title":"Computing normalised prediction distribution errors to evaluate nonlinear mixed-effect models: The npde add-on package for R","title-short":"Computing normalised prediction distribution errors to evaluate nonlinear mixed-effect models","URL":"http://linkinghub.elsevier.com/retrieve/pii/S016926070700301X","volume":"90","author":[{"family":"Comets","given":"Emmanuelle"},{"family":"Brendel","given":"Karl"},{"family":"Mentré","given":"France"}],"accessed":{"date-parts":[["2016",11,22]]},"issued":{"date-parts":[["2008",5]]}}}],"schema":"https://github.com/citation-style-language/schema/raw/master/csl-citation.json"} </w:instrText>
      </w:r>
      <w:r w:rsidRPr="00FF7044">
        <w:rPr>
          <w:rFonts w:ascii="Calibri" w:eastAsia="Calibri" w:hAnsi="Calibri" w:cs="Calibri"/>
          <w:bCs/>
          <w:lang w:val="en-GB"/>
        </w:rPr>
        <w:fldChar w:fldCharType="separate"/>
      </w:r>
      <w:r w:rsidR="007C74C4" w:rsidRPr="00852D92">
        <w:rPr>
          <w:rFonts w:ascii="Calibri" w:hAnsi="Calibri" w:cs="Calibri"/>
          <w:lang w:val="en-GB"/>
        </w:rPr>
        <w:t>[</w:t>
      </w:r>
      <w:r w:rsidR="00EF33DB">
        <w:rPr>
          <w:rFonts w:ascii="Calibri" w:hAnsi="Calibri" w:cs="Calibri"/>
          <w:lang w:val="en-GB"/>
        </w:rPr>
        <w:t>7</w:t>
      </w:r>
      <w:r w:rsidR="007C74C4" w:rsidRPr="00852D92">
        <w:rPr>
          <w:rFonts w:ascii="Calibri" w:hAnsi="Calibri" w:cs="Calibri"/>
          <w:lang w:val="en-GB"/>
        </w:rPr>
        <w:t>]</w:t>
      </w:r>
      <w:r w:rsidRPr="00FF7044">
        <w:rPr>
          <w:rFonts w:ascii="Calibri" w:eastAsia="Calibri" w:hAnsi="Calibri" w:cs="Calibri"/>
          <w:bCs/>
          <w:lang w:val="en-GB"/>
        </w:rPr>
        <w:fldChar w:fldCharType="end"/>
      </w:r>
      <w:r w:rsidRPr="00FF7044">
        <w:rPr>
          <w:rFonts w:ascii="Calibri" w:eastAsia="Calibri" w:hAnsi="Calibri" w:cs="Calibri"/>
          <w:bCs/>
          <w:lang w:val="en-GB"/>
        </w:rPr>
        <w:t xml:space="preserve"> were obtained from 1000 simulations of plasma concentrations from 0 to 24 h for individual subjects with</w:t>
      </w:r>
      <w:r w:rsidRPr="00FF7044">
        <w:rPr>
          <w:rFonts w:eastAsia="Calibri" w:cstheme="minorHAnsi"/>
          <w:bCs/>
          <w:lang w:val="en-GB"/>
        </w:rPr>
        <w:t xml:space="preserve"> the same demographic characteristics, dosing regimens and sampling schedule as in the original clinical data</w:t>
      </w:r>
      <w:r w:rsidRPr="00FF7044">
        <w:rPr>
          <w:rFonts w:ascii="Calibri" w:eastAsia="Calibri" w:hAnsi="Calibri" w:cs="Calibri"/>
          <w:bCs/>
          <w:lang w:val="en-GB"/>
        </w:rPr>
        <w:t>.</w:t>
      </w:r>
      <w:r w:rsidR="001D0A32" w:rsidRPr="00FF7044">
        <w:rPr>
          <w:rFonts w:ascii="Calibri" w:eastAsia="Calibri" w:hAnsi="Calibri" w:cs="Calibri"/>
          <w:bCs/>
          <w:lang w:val="en-GB"/>
        </w:rPr>
        <w:t xml:space="preserve"> The VPC</w:t>
      </w:r>
      <w:r w:rsidR="00EF33DB">
        <w:rPr>
          <w:rFonts w:ascii="Calibri" w:eastAsia="Calibri" w:hAnsi="Calibri" w:cs="Calibri"/>
          <w:bCs/>
          <w:lang w:val="en-GB"/>
        </w:rPr>
        <w:t>s</w:t>
      </w:r>
      <w:r w:rsidR="001D0A32" w:rsidRPr="00FF7044">
        <w:rPr>
          <w:rFonts w:ascii="Calibri" w:eastAsia="Calibri" w:hAnsi="Calibri" w:cs="Calibri"/>
          <w:bCs/>
          <w:lang w:val="en-GB"/>
        </w:rPr>
        <w:t xml:space="preserve"> </w:t>
      </w:r>
      <w:r w:rsidR="000910F3" w:rsidRPr="00FF7044">
        <w:rPr>
          <w:rFonts w:ascii="Calibri" w:eastAsia="Calibri" w:hAnsi="Calibri" w:cs="Calibri"/>
          <w:bCs/>
          <w:lang w:val="en-GB"/>
        </w:rPr>
        <w:t>are present</w:t>
      </w:r>
      <w:r w:rsidR="00EF33DB">
        <w:rPr>
          <w:rFonts w:ascii="Calibri" w:eastAsia="Calibri" w:hAnsi="Calibri" w:cs="Calibri"/>
          <w:bCs/>
          <w:lang w:val="en-GB"/>
        </w:rPr>
        <w:t>ed</w:t>
      </w:r>
      <w:r w:rsidR="000910F3" w:rsidRPr="00FF7044">
        <w:rPr>
          <w:rFonts w:ascii="Calibri" w:eastAsia="Calibri" w:hAnsi="Calibri" w:cs="Calibri"/>
          <w:bCs/>
          <w:lang w:val="en-GB"/>
        </w:rPr>
        <w:t xml:space="preserve"> in the manuscript</w:t>
      </w:r>
      <w:r w:rsidR="00EF33DB">
        <w:rPr>
          <w:rFonts w:ascii="Calibri" w:eastAsia="Calibri" w:hAnsi="Calibri" w:cs="Calibri"/>
          <w:bCs/>
          <w:lang w:val="en-GB"/>
        </w:rPr>
        <w:t xml:space="preserve"> as</w:t>
      </w:r>
      <w:r w:rsidR="000910F3" w:rsidRPr="00FF7044">
        <w:rPr>
          <w:rFonts w:ascii="Calibri" w:eastAsia="Calibri" w:hAnsi="Calibri" w:cs="Calibri"/>
          <w:bCs/>
          <w:lang w:val="en-GB"/>
        </w:rPr>
        <w:t xml:space="preserve"> </w:t>
      </w:r>
      <w:r w:rsidR="00EF33DB">
        <w:rPr>
          <w:rFonts w:ascii="Calibri" w:eastAsia="Calibri" w:hAnsi="Calibri" w:cs="Calibri"/>
          <w:bCs/>
          <w:lang w:val="en-GB"/>
        </w:rPr>
        <w:t>F</w:t>
      </w:r>
      <w:r w:rsidR="000910F3" w:rsidRPr="00FF7044">
        <w:rPr>
          <w:rFonts w:ascii="Calibri" w:eastAsia="Calibri" w:hAnsi="Calibri" w:cs="Calibri"/>
          <w:bCs/>
          <w:lang w:val="en-GB"/>
        </w:rPr>
        <w:t xml:space="preserve">igure </w:t>
      </w:r>
      <w:r w:rsidR="00FF02EF" w:rsidRPr="00FF7044">
        <w:rPr>
          <w:rFonts w:ascii="Calibri" w:eastAsia="Calibri" w:hAnsi="Calibri" w:cs="Calibri"/>
          <w:bCs/>
          <w:lang w:val="en-GB"/>
        </w:rPr>
        <w:t>3</w:t>
      </w:r>
      <w:r w:rsidR="000910F3" w:rsidRPr="00FF7044">
        <w:rPr>
          <w:rFonts w:ascii="Calibri" w:eastAsia="Calibri" w:hAnsi="Calibri" w:cs="Calibri"/>
          <w:bCs/>
          <w:lang w:val="en-GB"/>
        </w:rPr>
        <w:t>.</w:t>
      </w:r>
    </w:p>
    <w:p w14:paraId="5C0643CC" w14:textId="2FA5130E" w:rsidR="00B64453" w:rsidRPr="00FF7044" w:rsidRDefault="00B64453" w:rsidP="00B64453">
      <w:pPr>
        <w:autoSpaceDE w:val="0"/>
        <w:autoSpaceDN w:val="0"/>
        <w:adjustRightInd w:val="0"/>
        <w:spacing w:after="360" w:line="480" w:lineRule="auto"/>
        <w:jc w:val="both"/>
        <w:rPr>
          <w:rFonts w:eastAsia="Calibri" w:cstheme="minorHAnsi"/>
          <w:bCs/>
          <w:lang w:val="en-GB"/>
        </w:rPr>
      </w:pPr>
      <w:r w:rsidRPr="00FF7044">
        <w:rPr>
          <w:rFonts w:eastAsia="Calibri" w:cstheme="minorHAnsi"/>
          <w:bCs/>
          <w:lang w:val="en-GB"/>
        </w:rPr>
        <w:t>In addition, PPC was performed using the area under the plasma concentration vs</w:t>
      </w:r>
      <w:r w:rsidRPr="00FF7044">
        <w:rPr>
          <w:rFonts w:eastAsia="Calibri" w:cstheme="minorHAnsi"/>
          <w:bCs/>
          <w:i/>
          <w:iCs/>
          <w:lang w:val="en-GB"/>
        </w:rPr>
        <w:t xml:space="preserve"> </w:t>
      </w:r>
      <w:r w:rsidRPr="00FF7044">
        <w:rPr>
          <w:rFonts w:eastAsia="Calibri" w:cstheme="minorHAnsi"/>
          <w:bCs/>
          <w:lang w:val="en-GB"/>
        </w:rPr>
        <w:t>time curve from 0-24h (AUC</w:t>
      </w:r>
      <w:r w:rsidRPr="00FF7044">
        <w:rPr>
          <w:rFonts w:eastAsia="Calibri" w:cstheme="minorHAnsi"/>
          <w:bCs/>
          <w:vertAlign w:val="subscript"/>
          <w:lang w:val="en-GB"/>
        </w:rPr>
        <w:t>0-24</w:t>
      </w:r>
      <w:r w:rsidRPr="00FF7044">
        <w:rPr>
          <w:rFonts w:eastAsia="Calibri" w:cstheme="minorHAnsi"/>
          <w:bCs/>
          <w:lang w:val="en-GB"/>
        </w:rPr>
        <w:t>) and maximum plasma concentration (</w:t>
      </w:r>
      <w:proofErr w:type="spellStart"/>
      <w:r w:rsidRPr="00FF7044">
        <w:rPr>
          <w:rFonts w:eastAsia="Calibri" w:cstheme="minorHAnsi"/>
          <w:bCs/>
          <w:lang w:val="en-GB"/>
        </w:rPr>
        <w:t>Cmax</w:t>
      </w:r>
      <w:proofErr w:type="spellEnd"/>
      <w:r w:rsidRPr="00FF7044">
        <w:rPr>
          <w:rFonts w:eastAsia="Calibri" w:cstheme="minorHAnsi"/>
          <w:bCs/>
          <w:lang w:val="en-GB"/>
        </w:rPr>
        <w:t>) as measures of model performance. Predicted and observed AUC</w:t>
      </w:r>
      <w:r w:rsidRPr="00FF7044">
        <w:rPr>
          <w:rFonts w:eastAsia="Calibri" w:cstheme="minorHAnsi"/>
          <w:bCs/>
          <w:vertAlign w:val="subscript"/>
          <w:lang w:val="en-GB"/>
        </w:rPr>
        <w:t>0-24</w:t>
      </w:r>
      <w:r w:rsidRPr="00FF7044">
        <w:rPr>
          <w:rFonts w:eastAsia="Calibri" w:cstheme="minorHAnsi"/>
          <w:bCs/>
          <w:lang w:val="en-GB"/>
        </w:rPr>
        <w:t xml:space="preserve"> (trapezoidal method) and </w:t>
      </w:r>
      <w:proofErr w:type="spellStart"/>
      <w:r w:rsidRPr="00FF7044">
        <w:rPr>
          <w:rFonts w:eastAsia="Calibri" w:cstheme="minorHAnsi"/>
          <w:bCs/>
          <w:lang w:val="en-GB"/>
        </w:rPr>
        <w:t>Cmax</w:t>
      </w:r>
      <w:proofErr w:type="spellEnd"/>
      <w:r w:rsidRPr="00FF7044">
        <w:rPr>
          <w:rFonts w:eastAsia="Calibri" w:cstheme="minorHAnsi"/>
          <w:bCs/>
          <w:lang w:val="en-GB"/>
        </w:rPr>
        <w:t xml:space="preserve"> values were calculated non-compartmentally. The simulated AUC</w:t>
      </w:r>
      <w:r w:rsidRPr="00FF7044">
        <w:rPr>
          <w:rFonts w:eastAsia="Calibri" w:cstheme="minorHAnsi"/>
          <w:bCs/>
          <w:vertAlign w:val="subscript"/>
          <w:lang w:val="en-GB"/>
        </w:rPr>
        <w:t>0-24</w:t>
      </w:r>
      <w:r w:rsidRPr="00FF7044">
        <w:rPr>
          <w:rFonts w:eastAsia="Calibri" w:cstheme="minorHAnsi"/>
          <w:bCs/>
          <w:lang w:val="en-GB"/>
        </w:rPr>
        <w:t xml:space="preserve"> and </w:t>
      </w:r>
      <w:proofErr w:type="spellStart"/>
      <w:r w:rsidRPr="00FF7044">
        <w:rPr>
          <w:rFonts w:eastAsia="Calibri" w:cstheme="minorHAnsi"/>
          <w:bCs/>
          <w:lang w:val="en-GB"/>
        </w:rPr>
        <w:t>Cmax</w:t>
      </w:r>
      <w:proofErr w:type="spellEnd"/>
      <w:r w:rsidRPr="00FF7044">
        <w:rPr>
          <w:rFonts w:eastAsia="Calibri" w:cstheme="minorHAnsi"/>
          <w:bCs/>
          <w:lang w:val="en-GB"/>
        </w:rPr>
        <w:t xml:space="preserve"> histograms are presented along with the median, 5</w:t>
      </w:r>
      <w:r w:rsidRPr="00FF7044">
        <w:rPr>
          <w:rFonts w:eastAsia="Calibri" w:cstheme="minorHAnsi"/>
          <w:bCs/>
          <w:vertAlign w:val="superscript"/>
          <w:lang w:val="en-GB"/>
        </w:rPr>
        <w:t>th</w:t>
      </w:r>
      <w:r w:rsidRPr="00FF7044">
        <w:rPr>
          <w:rFonts w:eastAsia="Calibri" w:cstheme="minorHAnsi"/>
          <w:bCs/>
          <w:lang w:val="en-GB"/>
        </w:rPr>
        <w:t xml:space="preserve"> and 95</w:t>
      </w:r>
      <w:r w:rsidRPr="00FF7044">
        <w:rPr>
          <w:rFonts w:eastAsia="Calibri" w:cstheme="minorHAnsi"/>
          <w:bCs/>
          <w:vertAlign w:val="superscript"/>
          <w:lang w:val="en-GB"/>
        </w:rPr>
        <w:t>th</w:t>
      </w:r>
      <w:r w:rsidRPr="00FF7044">
        <w:rPr>
          <w:rFonts w:eastAsia="Calibri" w:cstheme="minorHAnsi"/>
          <w:bCs/>
          <w:lang w:val="en-GB"/>
        </w:rPr>
        <w:t xml:space="preserve"> percentiles of observed AUC</w:t>
      </w:r>
      <w:r w:rsidRPr="00FF7044">
        <w:rPr>
          <w:rFonts w:eastAsia="Calibri" w:cstheme="minorHAnsi"/>
          <w:bCs/>
          <w:vertAlign w:val="subscript"/>
          <w:lang w:val="en-GB"/>
        </w:rPr>
        <w:t>0-24</w:t>
      </w:r>
      <w:r w:rsidRPr="00FF7044">
        <w:rPr>
          <w:rFonts w:eastAsia="Calibri" w:cstheme="minorHAnsi"/>
          <w:bCs/>
          <w:lang w:val="en-GB"/>
        </w:rPr>
        <w:t xml:space="preserve"> and </w:t>
      </w:r>
      <w:proofErr w:type="spellStart"/>
      <w:r w:rsidRPr="00FF7044">
        <w:rPr>
          <w:rFonts w:eastAsia="Calibri" w:cstheme="minorHAnsi"/>
          <w:bCs/>
          <w:lang w:val="en-GB"/>
        </w:rPr>
        <w:t>Cmax</w:t>
      </w:r>
      <w:proofErr w:type="spellEnd"/>
      <w:r w:rsidRPr="00FF7044">
        <w:rPr>
          <w:rFonts w:eastAsia="Calibri" w:cstheme="minorHAnsi"/>
          <w:bCs/>
          <w:lang w:val="en-GB"/>
        </w:rPr>
        <w:t xml:space="preserve"> (</w:t>
      </w:r>
      <w:r w:rsidR="00EF33DB">
        <w:rPr>
          <w:rFonts w:eastAsia="Calibri" w:cstheme="minorHAnsi"/>
          <w:bCs/>
          <w:lang w:val="en-GB"/>
        </w:rPr>
        <w:t>F</w:t>
      </w:r>
      <w:r w:rsidRPr="00FF7044">
        <w:rPr>
          <w:rFonts w:eastAsia="Calibri" w:cstheme="minorHAnsi"/>
          <w:bCs/>
          <w:lang w:val="en-GB"/>
        </w:rPr>
        <w:t>igure S</w:t>
      </w:r>
      <w:r w:rsidR="002A3E38" w:rsidRPr="00FF7044">
        <w:rPr>
          <w:rFonts w:eastAsia="Calibri" w:cstheme="minorHAnsi"/>
          <w:bCs/>
          <w:lang w:val="en-GB"/>
        </w:rPr>
        <w:t>2)</w:t>
      </w:r>
      <w:r w:rsidRPr="00FF7044">
        <w:rPr>
          <w:rFonts w:ascii="Calibri" w:eastAsia="Calibri" w:hAnsi="Calibri" w:cs="Calibri"/>
          <w:bCs/>
          <w:lang w:val="en-GB"/>
        </w:rPr>
        <w:t>.</w:t>
      </w:r>
    </w:p>
    <w:p w14:paraId="7763C38B" w14:textId="7E53F2EE" w:rsidR="00B64453" w:rsidRPr="00FF7044" w:rsidRDefault="00B64453" w:rsidP="005D2300">
      <w:pPr>
        <w:spacing w:after="0" w:line="480" w:lineRule="auto"/>
        <w:jc w:val="both"/>
        <w:rPr>
          <w:rFonts w:ascii="Calibri" w:eastAsia="Calibri" w:hAnsi="Calibri" w:cs="Calibri"/>
          <w:bCs/>
          <w:lang w:val="en-GB"/>
        </w:rPr>
      </w:pPr>
      <w:r w:rsidRPr="00FF7044">
        <w:rPr>
          <w:rFonts w:ascii="Calibri" w:eastAsia="Calibri" w:hAnsi="Calibri" w:cs="Calibri"/>
          <w:bCs/>
          <w:lang w:val="en-GB"/>
        </w:rPr>
        <w:t>NPDEs were calculated using the ‘</w:t>
      </w:r>
      <w:proofErr w:type="spellStart"/>
      <w:r w:rsidRPr="00FF7044">
        <w:rPr>
          <w:rFonts w:ascii="Calibri" w:eastAsia="Calibri" w:hAnsi="Calibri" w:cs="Calibri"/>
          <w:bCs/>
          <w:lang w:val="en-GB"/>
        </w:rPr>
        <w:t>npde</w:t>
      </w:r>
      <w:proofErr w:type="spellEnd"/>
      <w:r w:rsidRPr="00FF7044">
        <w:rPr>
          <w:rFonts w:ascii="Calibri" w:eastAsia="Calibri" w:hAnsi="Calibri" w:cs="Calibri"/>
          <w:bCs/>
          <w:lang w:val="en-GB"/>
        </w:rPr>
        <w:t>’ package v.2.0 in R</w:t>
      </w:r>
      <w:r w:rsidR="008D6E63" w:rsidRPr="00FF7044">
        <w:rPr>
          <w:rFonts w:ascii="Calibri" w:eastAsia="Calibri" w:hAnsi="Calibri" w:cs="Calibri"/>
          <w:bCs/>
          <w:lang w:val="en-GB"/>
        </w:rPr>
        <w:t xml:space="preserve"> </w:t>
      </w:r>
      <w:r w:rsidR="00EF33DB" w:rsidRPr="00FF7044">
        <w:rPr>
          <w:rFonts w:ascii="Calibri" w:eastAsia="Calibri" w:hAnsi="Calibri" w:cs="Calibri"/>
          <w:bCs/>
          <w:lang w:val="en-GB"/>
        </w:rPr>
        <w:t>to</w:t>
      </w:r>
      <w:r w:rsidRPr="00FF7044">
        <w:rPr>
          <w:rFonts w:ascii="Calibri" w:eastAsia="Calibri" w:hAnsi="Calibri" w:cs="Calibri"/>
          <w:bCs/>
          <w:lang w:val="en-GB"/>
        </w:rPr>
        <w:t xml:space="preserve"> assess general model performance in subsequent simulations. The NPDE results were summarised graphically in (</w:t>
      </w:r>
      <w:proofErr w:type="spellStart"/>
      <w:r w:rsidRPr="00FF7044">
        <w:rPr>
          <w:rFonts w:ascii="Calibri" w:eastAsia="Calibri" w:hAnsi="Calibri" w:cs="Calibri"/>
          <w:bCs/>
          <w:lang w:val="en-GB"/>
        </w:rPr>
        <w:t>i</w:t>
      </w:r>
      <w:proofErr w:type="spellEnd"/>
      <w:r w:rsidRPr="00FF7044">
        <w:rPr>
          <w:rFonts w:ascii="Calibri" w:eastAsia="Calibri" w:hAnsi="Calibri" w:cs="Calibri"/>
          <w:bCs/>
          <w:lang w:val="en-GB"/>
        </w:rPr>
        <w:t>) QQ-plot of the NPDE; (ii) histogram of the NPDE; (iii) NPDE versus time and (iv) NPDE versus predicted concentrations. The NPDE is expected to follow a N (0-1) distribution</w:t>
      </w:r>
      <w:r w:rsidR="002A3E38" w:rsidRPr="00FF7044">
        <w:rPr>
          <w:rFonts w:ascii="Calibri" w:eastAsia="Calibri" w:hAnsi="Calibri" w:cs="Calibri"/>
          <w:bCs/>
          <w:lang w:val="en-GB"/>
        </w:rPr>
        <w:t xml:space="preserve"> (</w:t>
      </w:r>
      <w:r w:rsidR="00EF33DB">
        <w:rPr>
          <w:rFonts w:ascii="Calibri" w:eastAsia="Calibri" w:hAnsi="Calibri" w:cs="Calibri"/>
          <w:bCs/>
          <w:lang w:val="en-GB"/>
        </w:rPr>
        <w:t>F</w:t>
      </w:r>
      <w:r w:rsidR="002A3E38" w:rsidRPr="00FF7044">
        <w:rPr>
          <w:rFonts w:ascii="Calibri" w:eastAsia="Calibri" w:hAnsi="Calibri" w:cs="Calibri"/>
          <w:bCs/>
          <w:lang w:val="en-GB"/>
        </w:rPr>
        <w:t xml:space="preserve">igure </w:t>
      </w:r>
      <w:r w:rsidR="001E4915" w:rsidRPr="00FF7044">
        <w:rPr>
          <w:rFonts w:ascii="Calibri" w:eastAsia="Calibri" w:hAnsi="Calibri" w:cs="Calibri"/>
          <w:bCs/>
          <w:lang w:val="en-GB"/>
        </w:rPr>
        <w:t>S3</w:t>
      </w:r>
      <w:r w:rsidR="00D3480F" w:rsidRPr="00FF7044">
        <w:rPr>
          <w:rFonts w:ascii="Calibri" w:eastAsia="Calibri" w:hAnsi="Calibri" w:cs="Calibri"/>
          <w:bCs/>
          <w:lang w:val="en-GB"/>
        </w:rPr>
        <w:t>)</w:t>
      </w:r>
      <w:r w:rsidR="009B54A6" w:rsidRPr="00FF7044">
        <w:rPr>
          <w:rFonts w:ascii="Calibri" w:eastAsia="Calibri" w:hAnsi="Calibri" w:cs="Calibri"/>
          <w:bCs/>
          <w:lang w:val="en-GB"/>
        </w:rPr>
        <w:t>.</w:t>
      </w:r>
    </w:p>
    <w:p w14:paraId="4951B4EA" w14:textId="77777777" w:rsidR="00B64453" w:rsidRPr="00FF7044" w:rsidRDefault="00B64453" w:rsidP="00B64453">
      <w:pPr>
        <w:spacing w:after="0" w:line="360" w:lineRule="auto"/>
        <w:jc w:val="both"/>
        <w:rPr>
          <w:rFonts w:ascii="Calibri" w:eastAsia="Calibri" w:hAnsi="Calibri" w:cs="Calibri"/>
          <w:bCs/>
          <w:lang w:val="en-GB"/>
        </w:rPr>
      </w:pPr>
    </w:p>
    <w:p w14:paraId="5E9653F1" w14:textId="545370EE" w:rsidR="00B64453" w:rsidRPr="00FF7044" w:rsidRDefault="00B64453" w:rsidP="005D2300">
      <w:pPr>
        <w:spacing w:after="0" w:line="480" w:lineRule="auto"/>
        <w:jc w:val="both"/>
        <w:rPr>
          <w:rFonts w:ascii="Calibri" w:eastAsia="Calibri" w:hAnsi="Calibri" w:cs="Calibri"/>
          <w:bCs/>
          <w:lang w:val="en-GB"/>
        </w:rPr>
      </w:pPr>
      <w:r w:rsidRPr="00FF7044">
        <w:rPr>
          <w:rFonts w:ascii="Calibri" w:eastAsia="Calibri" w:hAnsi="Calibri" w:cs="Calibri"/>
          <w:bCs/>
          <w:lang w:val="en-GB"/>
        </w:rPr>
        <w:t xml:space="preserve">These results were complemented by mirror plots, which were generated in </w:t>
      </w:r>
      <w:proofErr w:type="spellStart"/>
      <w:r w:rsidRPr="00FF7044">
        <w:rPr>
          <w:rFonts w:ascii="Calibri" w:eastAsia="Calibri" w:hAnsi="Calibri" w:cs="Calibri"/>
          <w:bCs/>
          <w:lang w:val="en-GB"/>
        </w:rPr>
        <w:t>PsN</w:t>
      </w:r>
      <w:proofErr w:type="spellEnd"/>
      <w:r w:rsidRPr="00FF7044">
        <w:rPr>
          <w:rFonts w:ascii="Calibri" w:eastAsia="Calibri" w:hAnsi="Calibri" w:cs="Calibri"/>
          <w:bCs/>
          <w:lang w:val="en-GB"/>
        </w:rPr>
        <w:t>. Mirror plots were aimed at assessing the degree of similarity across observed and simulated concentration vs. time profiles</w:t>
      </w:r>
      <w:r w:rsidR="00C450A0" w:rsidRPr="00FF7044">
        <w:rPr>
          <w:rFonts w:ascii="Calibri" w:eastAsia="Calibri" w:hAnsi="Calibri" w:cs="Calibri"/>
          <w:bCs/>
          <w:lang w:val="en-GB"/>
        </w:rPr>
        <w:t xml:space="preserve"> (</w:t>
      </w:r>
      <w:r w:rsidR="00EF33DB">
        <w:rPr>
          <w:rFonts w:ascii="Calibri" w:eastAsia="Calibri" w:hAnsi="Calibri" w:cs="Calibri"/>
          <w:bCs/>
          <w:lang w:val="en-GB"/>
        </w:rPr>
        <w:t>F</w:t>
      </w:r>
      <w:r w:rsidR="00C450A0" w:rsidRPr="00FF7044">
        <w:rPr>
          <w:rFonts w:ascii="Calibri" w:eastAsia="Calibri" w:hAnsi="Calibri" w:cs="Calibri"/>
          <w:bCs/>
          <w:lang w:val="en-GB"/>
        </w:rPr>
        <w:t>igure S4).</w:t>
      </w:r>
    </w:p>
    <w:p w14:paraId="6DA9CAD1" w14:textId="77777777" w:rsidR="00B64453" w:rsidRPr="00FF7044" w:rsidRDefault="00B64453" w:rsidP="00B64453">
      <w:pPr>
        <w:spacing w:after="0" w:line="360" w:lineRule="auto"/>
        <w:jc w:val="both"/>
        <w:rPr>
          <w:rFonts w:ascii="Calibri" w:eastAsia="Calibri" w:hAnsi="Calibri" w:cs="Calibri"/>
          <w:bCs/>
          <w:lang w:val="en-GB"/>
        </w:rPr>
      </w:pPr>
    </w:p>
    <w:p w14:paraId="25D69BA1" w14:textId="77777777" w:rsidR="00B64453" w:rsidRPr="00FF7044" w:rsidRDefault="00B64453" w:rsidP="00B64453">
      <w:pPr>
        <w:spacing w:after="0" w:line="360" w:lineRule="auto"/>
        <w:jc w:val="both"/>
        <w:rPr>
          <w:rFonts w:ascii="Calibri" w:eastAsia="Calibri" w:hAnsi="Calibri" w:cs="Calibri"/>
          <w:bCs/>
          <w:lang w:val="en-GB"/>
        </w:rPr>
        <w:sectPr w:rsidR="00B64453" w:rsidRPr="00FF7044" w:rsidSect="007E4C61">
          <w:pgSz w:w="11906" w:h="16838"/>
          <w:pgMar w:top="1276" w:right="1440" w:bottom="1440" w:left="1440" w:header="708" w:footer="708" w:gutter="0"/>
          <w:cols w:space="708"/>
          <w:docGrid w:linePitch="360"/>
        </w:sectPr>
      </w:pPr>
    </w:p>
    <w:p w14:paraId="07ECB20A" w14:textId="4D6C4294" w:rsidR="000703AA" w:rsidRPr="00FF7044" w:rsidRDefault="000B7DA8" w:rsidP="00787691">
      <w:pPr>
        <w:spacing w:after="120" w:line="240" w:lineRule="auto"/>
        <w:jc w:val="both"/>
        <w:rPr>
          <w:rFonts w:ascii="Calibri" w:eastAsia="Calibri" w:hAnsi="Calibri" w:cs="Calibri"/>
          <w:bCs/>
          <w:lang w:val="en-GB"/>
        </w:rPr>
      </w:pPr>
      <w:r w:rsidRPr="00FF7044">
        <w:rPr>
          <w:rFonts w:ascii="Calibri" w:eastAsia="Calibri" w:hAnsi="Calibri" w:cs="Calibri"/>
          <w:bCs/>
          <w:noProof/>
          <w:lang w:val="en-GB"/>
        </w:rPr>
        <w:lastRenderedPageBreak/>
        <w:drawing>
          <wp:inline distT="0" distB="0" distL="0" distR="0" wp14:anchorId="4D43116A" wp14:editId="768BC2E1">
            <wp:extent cx="4896000" cy="8474571"/>
            <wp:effectExtent l="0" t="0" r="0" b="3175"/>
            <wp:docPr id="435989484"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89484" name="Imagem 1" descr="Gráfico, Gráfico de dispersão&#10;&#10;Descrição gerad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96000" cy="8474571"/>
                    </a:xfrm>
                    <a:prstGeom prst="rect">
                      <a:avLst/>
                    </a:prstGeom>
                  </pic:spPr>
                </pic:pic>
              </a:graphicData>
            </a:graphic>
          </wp:inline>
        </w:drawing>
      </w:r>
    </w:p>
    <w:p w14:paraId="67B5935F" w14:textId="4102BECA" w:rsidR="00E13785" w:rsidRPr="00FF7044" w:rsidRDefault="00F27E52" w:rsidP="007E529C">
      <w:pPr>
        <w:spacing w:after="0" w:line="264" w:lineRule="auto"/>
        <w:jc w:val="both"/>
        <w:rPr>
          <w:lang w:val="en-GB"/>
        </w:rPr>
      </w:pPr>
      <w:r w:rsidRPr="00FF7044">
        <w:rPr>
          <w:rFonts w:ascii="Calibri" w:eastAsia="Calibri" w:hAnsi="Calibri" w:cs="Calibri"/>
          <w:b/>
          <w:lang w:val="en-GB"/>
        </w:rPr>
        <w:t>Figure S1:</w:t>
      </w:r>
      <w:r w:rsidRPr="00FF7044">
        <w:rPr>
          <w:rFonts w:ascii="Calibri" w:eastAsia="Calibri" w:hAnsi="Calibri" w:cs="Calibri"/>
          <w:bCs/>
          <w:lang w:val="en-GB"/>
        </w:rPr>
        <w:t xml:space="preserve"> </w:t>
      </w:r>
      <w:r w:rsidR="007E529C" w:rsidRPr="00FF7044">
        <w:rPr>
          <w:rFonts w:ascii="Calibri" w:eastAsia="Calibri" w:hAnsi="Calibri" w:cs="Calibri"/>
          <w:bCs/>
          <w:lang w:val="en-GB"/>
        </w:rPr>
        <w:t>Goodness of fit plots (GOF)</w:t>
      </w:r>
      <w:r w:rsidR="00B70647" w:rsidRPr="00FF7044">
        <w:rPr>
          <w:rFonts w:ascii="Calibri" w:eastAsia="Calibri" w:hAnsi="Calibri" w:cs="Calibri"/>
          <w:bCs/>
          <w:lang w:val="en-GB"/>
        </w:rPr>
        <w:t xml:space="preserve"> of</w:t>
      </w:r>
      <w:r w:rsidRPr="00FF7044">
        <w:rPr>
          <w:rFonts w:ascii="Calibri" w:eastAsia="Calibri" w:hAnsi="Calibri" w:cs="Calibri"/>
          <w:bCs/>
          <w:lang w:val="en-GB"/>
        </w:rPr>
        <w:t xml:space="preserve"> rifampicin (RIF) and 25-O-deacetyl-rifampicin (</w:t>
      </w:r>
      <w:proofErr w:type="spellStart"/>
      <w:r w:rsidRPr="00FF7044">
        <w:rPr>
          <w:rFonts w:ascii="Calibri" w:eastAsia="Calibri" w:hAnsi="Calibri" w:cs="Calibri"/>
          <w:bCs/>
          <w:lang w:val="en-GB"/>
        </w:rPr>
        <w:t>desRIF</w:t>
      </w:r>
      <w:proofErr w:type="spellEnd"/>
      <w:r w:rsidRPr="00FF7044">
        <w:rPr>
          <w:rFonts w:ascii="Calibri" w:eastAsia="Calibri" w:hAnsi="Calibri" w:cs="Calibri"/>
          <w:bCs/>
          <w:lang w:val="en-GB"/>
        </w:rPr>
        <w:t>)</w:t>
      </w:r>
      <w:r w:rsidR="00B70647" w:rsidRPr="00FF7044">
        <w:rPr>
          <w:rFonts w:ascii="Calibri" w:eastAsia="Calibri" w:hAnsi="Calibri" w:cs="Calibri"/>
          <w:bCs/>
          <w:lang w:val="en-GB"/>
        </w:rPr>
        <w:t xml:space="preserve"> by the final model</w:t>
      </w:r>
      <w:r w:rsidRPr="00FF7044">
        <w:rPr>
          <w:rFonts w:ascii="Calibri" w:eastAsia="Calibri" w:hAnsi="Calibri" w:cs="Calibri"/>
          <w:bCs/>
          <w:lang w:val="en-GB"/>
        </w:rPr>
        <w:t>. Observed concentrations (</w:t>
      </w:r>
      <w:r w:rsidRPr="00FF7044">
        <w:rPr>
          <w:rFonts w:ascii="Symbol" w:eastAsia="Calibri" w:hAnsi="Symbol" w:cs="Calibri"/>
          <w:bCs/>
          <w:lang w:val="en-GB"/>
        </w:rPr>
        <w:t></w:t>
      </w:r>
      <w:r w:rsidRPr="00FF7044">
        <w:rPr>
          <w:rFonts w:ascii="Calibri" w:eastAsia="Calibri" w:hAnsi="Calibri" w:cs="Calibri"/>
          <w:bCs/>
          <w:lang w:val="en-GB"/>
        </w:rPr>
        <w:t>g/mL) over population and individual predictions (right). Conditional weighted residuals (CWRES) over population predictions and time (left). Red line: trend line, dashed lines</w:t>
      </w:r>
      <w:r w:rsidR="00091941" w:rsidRPr="00FF7044">
        <w:rPr>
          <w:rFonts w:ascii="Calibri" w:eastAsia="Calibri" w:hAnsi="Calibri" w:cs="Calibri"/>
          <w:bCs/>
          <w:lang w:val="en-GB"/>
        </w:rPr>
        <w:t xml:space="preserve"> in right plots</w:t>
      </w:r>
      <w:r w:rsidRPr="00FF7044">
        <w:rPr>
          <w:rFonts w:ascii="Calibri" w:eastAsia="Calibri" w:hAnsi="Calibri" w:cs="Calibri"/>
          <w:bCs/>
          <w:lang w:val="en-GB"/>
        </w:rPr>
        <w:t>: identity</w:t>
      </w:r>
      <w:r w:rsidR="00BD354D" w:rsidRPr="00FF7044">
        <w:rPr>
          <w:rFonts w:ascii="Calibri" w:eastAsia="Calibri" w:hAnsi="Calibri" w:cs="Calibri"/>
          <w:bCs/>
          <w:lang w:val="en-GB"/>
        </w:rPr>
        <w:t xml:space="preserve">, </w:t>
      </w:r>
      <w:r w:rsidRPr="00FF7044">
        <w:rPr>
          <w:rFonts w:ascii="Calibri" w:eastAsia="Calibri" w:hAnsi="Calibri" w:cs="Calibri"/>
          <w:bCs/>
          <w:lang w:val="en-GB"/>
        </w:rPr>
        <w:t xml:space="preserve">and </w:t>
      </w:r>
      <w:r w:rsidR="0074738C" w:rsidRPr="00FF7044">
        <w:rPr>
          <w:rFonts w:ascii="Calibri" w:eastAsia="Calibri" w:hAnsi="Calibri" w:cs="Calibri"/>
          <w:bCs/>
          <w:lang w:val="en-GB"/>
        </w:rPr>
        <w:t>2- and 0.5-times</w:t>
      </w:r>
      <w:r w:rsidRPr="00FF7044">
        <w:rPr>
          <w:rFonts w:ascii="Calibri" w:eastAsia="Calibri" w:hAnsi="Calibri" w:cs="Calibri"/>
          <w:bCs/>
          <w:lang w:val="en-GB"/>
        </w:rPr>
        <w:t xml:space="preserve"> identity</w:t>
      </w:r>
      <w:r w:rsidR="00091941" w:rsidRPr="00FF7044">
        <w:rPr>
          <w:rFonts w:ascii="Calibri" w:eastAsia="Calibri" w:hAnsi="Calibri" w:cs="Calibri"/>
          <w:bCs/>
          <w:lang w:val="en-GB"/>
        </w:rPr>
        <w:t xml:space="preserve">. </w:t>
      </w:r>
      <w:r w:rsidR="002839E2" w:rsidRPr="00FF7044">
        <w:rPr>
          <w:rFonts w:ascii="Calibri" w:eastAsia="Calibri" w:hAnsi="Calibri" w:cs="Calibri"/>
          <w:bCs/>
          <w:lang w:val="en-GB"/>
        </w:rPr>
        <w:t>Dashed lines in left plots:</w:t>
      </w:r>
      <w:r w:rsidRPr="00FF7044">
        <w:rPr>
          <w:rFonts w:ascii="Calibri" w:eastAsia="Calibri" w:hAnsi="Calibri" w:cs="Calibri"/>
          <w:bCs/>
          <w:lang w:val="en-GB"/>
        </w:rPr>
        <w:t xml:space="preserve"> </w:t>
      </w:r>
      <w:r w:rsidR="0074738C" w:rsidRPr="00FF7044">
        <w:rPr>
          <w:rFonts w:ascii="Calibri" w:eastAsia="Calibri" w:hAnsi="Calibri" w:cs="Calibri"/>
          <w:bCs/>
          <w:lang w:val="en-GB"/>
        </w:rPr>
        <w:t xml:space="preserve">-2, </w:t>
      </w:r>
      <w:r w:rsidRPr="00FF7044">
        <w:rPr>
          <w:rFonts w:ascii="Calibri" w:eastAsia="Calibri" w:hAnsi="Calibri" w:cs="Calibri"/>
          <w:bCs/>
          <w:lang w:val="en-GB"/>
        </w:rPr>
        <w:t>0</w:t>
      </w:r>
      <w:r w:rsidR="0074738C" w:rsidRPr="00FF7044">
        <w:rPr>
          <w:rFonts w:ascii="Calibri" w:eastAsia="Calibri" w:hAnsi="Calibri" w:cs="Calibri"/>
          <w:bCs/>
          <w:lang w:val="en-GB"/>
        </w:rPr>
        <w:t xml:space="preserve"> </w:t>
      </w:r>
      <w:r w:rsidRPr="00FF7044">
        <w:rPr>
          <w:rFonts w:ascii="Calibri" w:eastAsia="Calibri" w:hAnsi="Calibri" w:cs="Calibri"/>
          <w:bCs/>
          <w:lang w:val="en-GB"/>
        </w:rPr>
        <w:t>and 2 CWRES</w:t>
      </w:r>
    </w:p>
    <w:p w14:paraId="0944EE6F" w14:textId="77777777" w:rsidR="00844DE6" w:rsidRPr="00FF7044" w:rsidRDefault="00844DE6" w:rsidP="007E529C">
      <w:pPr>
        <w:spacing w:after="0" w:line="264" w:lineRule="auto"/>
        <w:rPr>
          <w:lang w:val="en-GB"/>
        </w:rPr>
        <w:sectPr w:rsidR="00844DE6" w:rsidRPr="00FF7044" w:rsidSect="007E4C61">
          <w:pgSz w:w="11906" w:h="16838"/>
          <w:pgMar w:top="851" w:right="1440" w:bottom="993" w:left="1440" w:header="708" w:footer="708" w:gutter="0"/>
          <w:cols w:space="708"/>
          <w:docGrid w:linePitch="360"/>
        </w:sectPr>
      </w:pPr>
    </w:p>
    <w:p w14:paraId="6960DF0A" w14:textId="6DFF8E0A" w:rsidR="000A11CE" w:rsidRPr="00FF7044" w:rsidRDefault="00F936A9" w:rsidP="00820700">
      <w:pPr>
        <w:spacing w:after="0" w:line="240" w:lineRule="auto"/>
      </w:pPr>
      <w:r w:rsidRPr="00FF7044">
        <w:rPr>
          <w:noProof/>
        </w:rPr>
        <w:lastRenderedPageBreak/>
        <w:drawing>
          <wp:inline distT="0" distB="0" distL="0" distR="0" wp14:anchorId="2A12DEE0" wp14:editId="7F7CB382">
            <wp:extent cx="5398770" cy="3035300"/>
            <wp:effectExtent l="0" t="0" r="0" b="0"/>
            <wp:docPr id="103775369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2548A759" w14:textId="0424BAEC" w:rsidR="00F67ABF" w:rsidRPr="00FF7044" w:rsidRDefault="00DC2706" w:rsidP="007D3EA7">
      <w:pPr>
        <w:spacing w:line="240" w:lineRule="auto"/>
      </w:pPr>
      <w:r w:rsidRPr="00FF7044">
        <w:rPr>
          <w:noProof/>
        </w:rPr>
        <w:drawing>
          <wp:inline distT="0" distB="0" distL="0" distR="0" wp14:anchorId="2DB2F28C" wp14:editId="0AF21538">
            <wp:extent cx="5398770" cy="3035300"/>
            <wp:effectExtent l="0" t="0" r="0" b="0"/>
            <wp:docPr id="92421392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22A6B932" w14:textId="1BFCCB99" w:rsidR="003031CE" w:rsidRPr="00FF7044" w:rsidRDefault="003031CE" w:rsidP="00542FAF">
      <w:pPr>
        <w:spacing w:line="288" w:lineRule="auto"/>
        <w:jc w:val="both"/>
        <w:rPr>
          <w:lang w:val="en-GB"/>
        </w:rPr>
      </w:pPr>
      <w:r w:rsidRPr="00FF7044">
        <w:rPr>
          <w:b/>
          <w:bCs/>
          <w:lang w:val="en-GB"/>
        </w:rPr>
        <w:t xml:space="preserve">Figure </w:t>
      </w:r>
      <w:r w:rsidR="001E4915" w:rsidRPr="00FF7044">
        <w:rPr>
          <w:b/>
          <w:bCs/>
          <w:lang w:val="en-GB"/>
        </w:rPr>
        <w:t>S</w:t>
      </w:r>
      <w:r w:rsidR="00CB23AB" w:rsidRPr="00FF7044">
        <w:rPr>
          <w:b/>
          <w:bCs/>
          <w:lang w:val="en-GB"/>
        </w:rPr>
        <w:t>2</w:t>
      </w:r>
      <w:r w:rsidRPr="00FF7044">
        <w:rPr>
          <w:b/>
          <w:bCs/>
          <w:lang w:val="en-GB"/>
        </w:rPr>
        <w:t>:</w:t>
      </w:r>
      <w:r w:rsidRPr="00FF7044">
        <w:rPr>
          <w:lang w:val="en-GB"/>
        </w:rPr>
        <w:t xml:space="preserve"> Posterior predictive check (PPC) of rifampicin pharmacokinetics model. Frequency histograms show the predicted distribution of simulated AUC</w:t>
      </w:r>
      <w:r w:rsidRPr="00FF7044">
        <w:rPr>
          <w:vertAlign w:val="subscript"/>
          <w:lang w:val="en-GB"/>
        </w:rPr>
        <w:t>0–24</w:t>
      </w:r>
      <w:r w:rsidRPr="00FF7044">
        <w:rPr>
          <w:lang w:val="en-GB"/>
        </w:rPr>
        <w:t xml:space="preserve"> </w:t>
      </w:r>
      <w:r w:rsidR="009765C0" w:rsidRPr="00FF7044">
        <w:rPr>
          <w:lang w:val="en-GB"/>
        </w:rPr>
        <w:t xml:space="preserve">and </w:t>
      </w:r>
      <w:proofErr w:type="spellStart"/>
      <w:r w:rsidR="009765C0" w:rsidRPr="00FF7044">
        <w:rPr>
          <w:lang w:val="en-GB"/>
        </w:rPr>
        <w:t>Cmax</w:t>
      </w:r>
      <w:proofErr w:type="spellEnd"/>
      <w:r w:rsidR="009765C0" w:rsidRPr="00FF7044">
        <w:rPr>
          <w:lang w:val="en-GB"/>
        </w:rPr>
        <w:t xml:space="preserve"> </w:t>
      </w:r>
      <w:r w:rsidRPr="00FF7044">
        <w:rPr>
          <w:lang w:val="en-GB"/>
        </w:rPr>
        <w:t>values (n = 1000 simulations).</w:t>
      </w:r>
      <w:r w:rsidR="009C4AA5" w:rsidRPr="00FF7044">
        <w:rPr>
          <w:lang w:val="en-GB"/>
        </w:rPr>
        <w:t xml:space="preserve"> R</w:t>
      </w:r>
      <w:r w:rsidR="00C830B2" w:rsidRPr="00FF7044">
        <w:rPr>
          <w:lang w:val="en-GB"/>
        </w:rPr>
        <w:t xml:space="preserve">ed </w:t>
      </w:r>
      <w:r w:rsidRPr="00FF7044">
        <w:rPr>
          <w:lang w:val="en-GB"/>
        </w:rPr>
        <w:t>line</w:t>
      </w:r>
      <w:r w:rsidR="00C65512" w:rsidRPr="00FF7044">
        <w:rPr>
          <w:lang w:val="en-GB"/>
        </w:rPr>
        <w:t>s</w:t>
      </w:r>
      <w:r w:rsidR="009C4AA5" w:rsidRPr="00FF7044">
        <w:rPr>
          <w:lang w:val="en-GB"/>
        </w:rPr>
        <w:t>:</w:t>
      </w:r>
      <w:r w:rsidRPr="00FF7044">
        <w:rPr>
          <w:lang w:val="en-GB"/>
        </w:rPr>
        <w:t xml:space="preserve"> </w:t>
      </w:r>
      <w:r w:rsidR="00C830B2" w:rsidRPr="00FF7044">
        <w:rPr>
          <w:lang w:val="en-GB"/>
        </w:rPr>
        <w:t xml:space="preserve">5%, 50% and 95% quantiles </w:t>
      </w:r>
      <w:r w:rsidR="002E7A3E" w:rsidRPr="00FF7044">
        <w:rPr>
          <w:lang w:val="en-GB"/>
        </w:rPr>
        <w:t xml:space="preserve">of observed </w:t>
      </w:r>
      <w:r w:rsidR="00F575F9" w:rsidRPr="00FF7044">
        <w:rPr>
          <w:lang w:val="en-GB"/>
        </w:rPr>
        <w:t>AUC</w:t>
      </w:r>
      <w:r w:rsidR="00F575F9" w:rsidRPr="00FF7044">
        <w:rPr>
          <w:vertAlign w:val="subscript"/>
          <w:lang w:val="en-GB"/>
        </w:rPr>
        <w:t>0–24</w:t>
      </w:r>
      <w:r w:rsidR="00F575F9" w:rsidRPr="00FF7044">
        <w:rPr>
          <w:lang w:val="en-GB"/>
        </w:rPr>
        <w:t xml:space="preserve"> and </w:t>
      </w:r>
      <w:proofErr w:type="spellStart"/>
      <w:r w:rsidR="00F575F9" w:rsidRPr="00FF7044">
        <w:rPr>
          <w:lang w:val="en-GB"/>
        </w:rPr>
        <w:t>Cmax</w:t>
      </w:r>
      <w:proofErr w:type="spellEnd"/>
      <w:r w:rsidR="009C4AA5" w:rsidRPr="00FF7044">
        <w:rPr>
          <w:lang w:val="en-GB"/>
        </w:rPr>
        <w:t>. B</w:t>
      </w:r>
      <w:r w:rsidR="00672275" w:rsidRPr="00FF7044">
        <w:rPr>
          <w:lang w:val="en-GB"/>
        </w:rPr>
        <w:t>lue line</w:t>
      </w:r>
      <w:r w:rsidR="00C65512" w:rsidRPr="00FF7044">
        <w:rPr>
          <w:lang w:val="en-GB"/>
        </w:rPr>
        <w:t>s</w:t>
      </w:r>
      <w:r w:rsidR="009C4AA5" w:rsidRPr="00FF7044">
        <w:rPr>
          <w:lang w:val="en-GB"/>
        </w:rPr>
        <w:t>:</w:t>
      </w:r>
      <w:r w:rsidR="00BC4FAA" w:rsidRPr="00FF7044">
        <w:rPr>
          <w:lang w:val="en-GB"/>
        </w:rPr>
        <w:t xml:space="preserve"> 5%, 50% and 95% quantiles of individual predicted </w:t>
      </w:r>
      <w:r w:rsidRPr="00FF7044">
        <w:rPr>
          <w:lang w:val="en-GB"/>
        </w:rPr>
        <w:t>AUC</w:t>
      </w:r>
      <w:r w:rsidRPr="00FF7044">
        <w:rPr>
          <w:vertAlign w:val="subscript"/>
          <w:lang w:val="en-GB"/>
        </w:rPr>
        <w:t>0–24</w:t>
      </w:r>
      <w:r w:rsidR="00B005FA" w:rsidRPr="00FF7044">
        <w:rPr>
          <w:lang w:val="en-GB"/>
        </w:rPr>
        <w:t xml:space="preserve"> and </w:t>
      </w:r>
      <w:proofErr w:type="spellStart"/>
      <w:r w:rsidR="00B005FA" w:rsidRPr="00FF7044">
        <w:rPr>
          <w:lang w:val="en-GB"/>
        </w:rPr>
        <w:t>Cmax</w:t>
      </w:r>
      <w:proofErr w:type="spellEnd"/>
      <w:r w:rsidR="00F575F9" w:rsidRPr="00FF7044">
        <w:rPr>
          <w:lang w:val="en-GB"/>
        </w:rPr>
        <w:t>.</w:t>
      </w:r>
    </w:p>
    <w:p w14:paraId="70666111" w14:textId="2F2DEAC8" w:rsidR="003031CE" w:rsidRPr="00FF7044" w:rsidRDefault="00BB7E85" w:rsidP="00011342">
      <w:pPr>
        <w:spacing w:after="0" w:line="240" w:lineRule="auto"/>
        <w:rPr>
          <w:lang w:val="en-GB"/>
        </w:rPr>
      </w:pPr>
      <w:r w:rsidRPr="00FF7044">
        <w:rPr>
          <w:noProof/>
          <w:lang w:val="en-GB"/>
        </w:rPr>
        <w:lastRenderedPageBreak/>
        <w:drawing>
          <wp:inline distT="0" distB="0" distL="0" distR="0" wp14:anchorId="1B74A655" wp14:editId="6E0ACB80">
            <wp:extent cx="5400675" cy="3038475"/>
            <wp:effectExtent l="0" t="0" r="9525" b="9525"/>
            <wp:docPr id="204569010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14:paraId="4B7F45C3" w14:textId="5F3329A8" w:rsidR="00900482" w:rsidRPr="00FF7044" w:rsidRDefault="00417F0F" w:rsidP="00E14ED6">
      <w:pPr>
        <w:spacing w:line="240" w:lineRule="auto"/>
      </w:pPr>
      <w:r w:rsidRPr="00FF7044">
        <w:rPr>
          <w:noProof/>
        </w:rPr>
        <w:drawing>
          <wp:inline distT="0" distB="0" distL="0" distR="0" wp14:anchorId="79A67D1B" wp14:editId="48D20BB7">
            <wp:extent cx="5398770" cy="3035300"/>
            <wp:effectExtent l="0" t="0" r="0" b="0"/>
            <wp:docPr id="58191105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7C82C5E" w14:textId="708AE840" w:rsidR="00930232" w:rsidRPr="00FF7044" w:rsidRDefault="008A35DD" w:rsidP="00795D31">
      <w:pPr>
        <w:jc w:val="both"/>
        <w:rPr>
          <w:lang w:val="en-US"/>
        </w:rPr>
      </w:pPr>
      <w:r w:rsidRPr="00FF7044">
        <w:rPr>
          <w:b/>
          <w:bCs/>
          <w:lang w:val="en-US"/>
        </w:rPr>
        <w:t xml:space="preserve">Figure </w:t>
      </w:r>
      <w:r w:rsidR="001E4915" w:rsidRPr="00FF7044">
        <w:rPr>
          <w:b/>
          <w:bCs/>
          <w:lang w:val="en-US"/>
        </w:rPr>
        <w:t>S</w:t>
      </w:r>
      <w:r w:rsidR="00733D0F" w:rsidRPr="00FF7044">
        <w:rPr>
          <w:b/>
          <w:bCs/>
          <w:lang w:val="en-US"/>
        </w:rPr>
        <w:t>2 (</w:t>
      </w:r>
      <w:r w:rsidR="00CC1135" w:rsidRPr="00FF7044">
        <w:rPr>
          <w:b/>
          <w:bCs/>
          <w:lang w:val="en-US"/>
        </w:rPr>
        <w:t>continuation</w:t>
      </w:r>
      <w:r w:rsidR="00733D0F" w:rsidRPr="00FF7044">
        <w:rPr>
          <w:b/>
          <w:bCs/>
          <w:lang w:val="en-US"/>
        </w:rPr>
        <w:t>)</w:t>
      </w:r>
      <w:r w:rsidRPr="00FF7044">
        <w:rPr>
          <w:lang w:val="en-US"/>
        </w:rPr>
        <w:t xml:space="preserve">: Posterior predictive check (PPC) of </w:t>
      </w:r>
      <w:r w:rsidR="002677C6" w:rsidRPr="00FF7044">
        <w:rPr>
          <w:lang w:val="en-US"/>
        </w:rPr>
        <w:t>25-O-desacetyl-rifampicin</w:t>
      </w:r>
      <w:r w:rsidR="0056291E" w:rsidRPr="00FF7044">
        <w:rPr>
          <w:lang w:val="en-US"/>
        </w:rPr>
        <w:t xml:space="preserve"> </w:t>
      </w:r>
      <w:r w:rsidR="009161DC" w:rsidRPr="00FF7044">
        <w:rPr>
          <w:lang w:val="en-US"/>
        </w:rPr>
        <w:t xml:space="preserve">pharmacokinetics </w:t>
      </w:r>
      <w:r w:rsidR="0056291E" w:rsidRPr="00FF7044">
        <w:rPr>
          <w:lang w:val="en-US"/>
        </w:rPr>
        <w:t>model</w:t>
      </w:r>
      <w:r w:rsidRPr="00FF7044">
        <w:rPr>
          <w:lang w:val="en-US"/>
        </w:rPr>
        <w:t>. Frequency histograms show the predicted distribution of simulated AUC</w:t>
      </w:r>
      <w:r w:rsidRPr="00FF7044">
        <w:rPr>
          <w:vertAlign w:val="subscript"/>
          <w:lang w:val="en-US"/>
        </w:rPr>
        <w:t>0–24</w:t>
      </w:r>
      <w:r w:rsidRPr="00FF7044">
        <w:rPr>
          <w:lang w:val="en-US"/>
        </w:rPr>
        <w:t xml:space="preserve"> </w:t>
      </w:r>
      <w:r w:rsidR="00B005FA" w:rsidRPr="00FF7044">
        <w:rPr>
          <w:lang w:val="en-US"/>
        </w:rPr>
        <w:t xml:space="preserve">and </w:t>
      </w:r>
      <w:proofErr w:type="spellStart"/>
      <w:r w:rsidR="00B005FA" w:rsidRPr="00FF7044">
        <w:rPr>
          <w:lang w:val="en-US"/>
        </w:rPr>
        <w:t>Cmax</w:t>
      </w:r>
      <w:proofErr w:type="spellEnd"/>
      <w:r w:rsidR="00B005FA" w:rsidRPr="00FF7044">
        <w:rPr>
          <w:lang w:val="en-US"/>
        </w:rPr>
        <w:t xml:space="preserve"> </w:t>
      </w:r>
      <w:r w:rsidRPr="00FF7044">
        <w:rPr>
          <w:lang w:val="en-US"/>
        </w:rPr>
        <w:t xml:space="preserve">values (n = 1000 simulations). </w:t>
      </w:r>
      <w:r w:rsidR="00E003D8" w:rsidRPr="00FF7044">
        <w:rPr>
          <w:lang w:val="en-US"/>
        </w:rPr>
        <w:t>The red lines depict the 5%, 50% and 95% quantiles of observed AUC</w:t>
      </w:r>
      <w:r w:rsidR="00E003D8" w:rsidRPr="00FF7044">
        <w:rPr>
          <w:vertAlign w:val="subscript"/>
          <w:lang w:val="en-US"/>
        </w:rPr>
        <w:t>0–24</w:t>
      </w:r>
      <w:r w:rsidR="00E003D8" w:rsidRPr="00FF7044">
        <w:rPr>
          <w:lang w:val="en-US"/>
        </w:rPr>
        <w:t xml:space="preserve"> and </w:t>
      </w:r>
      <w:proofErr w:type="spellStart"/>
      <w:r w:rsidR="00E003D8" w:rsidRPr="00FF7044">
        <w:rPr>
          <w:lang w:val="en-US"/>
        </w:rPr>
        <w:t>Cmax</w:t>
      </w:r>
      <w:proofErr w:type="spellEnd"/>
      <w:r w:rsidR="00E003D8" w:rsidRPr="00FF7044">
        <w:rPr>
          <w:lang w:val="en-US"/>
        </w:rPr>
        <w:t>; and blue lines depict the 5%, 50% and 95% quantiles of individual predicted AUC</w:t>
      </w:r>
      <w:r w:rsidR="00E003D8" w:rsidRPr="00FF7044">
        <w:rPr>
          <w:vertAlign w:val="subscript"/>
          <w:lang w:val="en-US"/>
        </w:rPr>
        <w:t>0–24</w:t>
      </w:r>
      <w:r w:rsidR="00E003D8" w:rsidRPr="00FF7044">
        <w:rPr>
          <w:lang w:val="en-US"/>
        </w:rPr>
        <w:t xml:space="preserve"> and </w:t>
      </w:r>
      <w:proofErr w:type="spellStart"/>
      <w:r w:rsidR="00E003D8" w:rsidRPr="00FF7044">
        <w:rPr>
          <w:lang w:val="en-US"/>
        </w:rPr>
        <w:t>Cmax</w:t>
      </w:r>
      <w:proofErr w:type="spellEnd"/>
      <w:r w:rsidR="00E003D8" w:rsidRPr="00FF7044">
        <w:rPr>
          <w:lang w:val="en-US"/>
        </w:rPr>
        <w:t>.</w:t>
      </w:r>
    </w:p>
    <w:p w14:paraId="055AF0C9" w14:textId="77777777" w:rsidR="00A01BC0" w:rsidRPr="00FF7044" w:rsidRDefault="00A01BC0" w:rsidP="005E017D">
      <w:pPr>
        <w:rPr>
          <w:lang w:val="en-US"/>
        </w:rPr>
      </w:pPr>
    </w:p>
    <w:p w14:paraId="0CD4124F" w14:textId="77777777" w:rsidR="00A01BC0" w:rsidRPr="00FF7044" w:rsidRDefault="00A01BC0" w:rsidP="005E017D">
      <w:pPr>
        <w:rPr>
          <w:lang w:val="en-GB"/>
        </w:rPr>
        <w:sectPr w:rsidR="00A01BC0" w:rsidRPr="00FF7044" w:rsidSect="007E4C61">
          <w:pgSz w:w="11906" w:h="16838"/>
          <w:pgMar w:top="1417" w:right="1701" w:bottom="1417" w:left="1701" w:header="708" w:footer="708" w:gutter="0"/>
          <w:cols w:space="708"/>
          <w:docGrid w:linePitch="360"/>
        </w:sectPr>
      </w:pPr>
    </w:p>
    <w:p w14:paraId="576D1DF1" w14:textId="119F6E0C" w:rsidR="008A514C" w:rsidRPr="00FF7044" w:rsidRDefault="009458F2" w:rsidP="005E017D">
      <w:r w:rsidRPr="00FF7044">
        <w:rPr>
          <w:noProof/>
        </w:rPr>
        <w:lastRenderedPageBreak/>
        <w:drawing>
          <wp:inline distT="0" distB="0" distL="0" distR="0" wp14:anchorId="2C4D8486" wp14:editId="658F2085">
            <wp:extent cx="5399725" cy="3599817"/>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725" cy="3599817"/>
                    </a:xfrm>
                    <a:prstGeom prst="rect">
                      <a:avLst/>
                    </a:prstGeom>
                  </pic:spPr>
                </pic:pic>
              </a:graphicData>
            </a:graphic>
          </wp:inline>
        </w:drawing>
      </w:r>
    </w:p>
    <w:p w14:paraId="3ECF1885" w14:textId="03A2E6D1" w:rsidR="004F2D32" w:rsidRPr="00FF7044" w:rsidRDefault="00310CA8" w:rsidP="00E14ED6">
      <w:pPr>
        <w:spacing w:line="240" w:lineRule="auto"/>
      </w:pPr>
      <w:r w:rsidRPr="00FF7044">
        <w:rPr>
          <w:noProof/>
        </w:rPr>
        <w:drawing>
          <wp:inline distT="0" distB="0" distL="0" distR="0" wp14:anchorId="1B7D9F78" wp14:editId="5FAD0541">
            <wp:extent cx="5399725" cy="3599817"/>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725" cy="3599817"/>
                    </a:xfrm>
                    <a:prstGeom prst="rect">
                      <a:avLst/>
                    </a:prstGeom>
                  </pic:spPr>
                </pic:pic>
              </a:graphicData>
            </a:graphic>
          </wp:inline>
        </w:drawing>
      </w:r>
    </w:p>
    <w:p w14:paraId="29EC8C85" w14:textId="403912C8" w:rsidR="00930232" w:rsidRPr="00FF7044" w:rsidRDefault="00794E83" w:rsidP="003D24C5">
      <w:pPr>
        <w:jc w:val="both"/>
        <w:rPr>
          <w:lang w:val="en-GB"/>
        </w:rPr>
      </w:pPr>
      <w:r w:rsidRPr="00FF7044">
        <w:rPr>
          <w:b/>
          <w:bCs/>
          <w:lang w:val="en-GB"/>
        </w:rPr>
        <w:t xml:space="preserve">Figure </w:t>
      </w:r>
      <w:r w:rsidR="001E4915" w:rsidRPr="00FF7044">
        <w:rPr>
          <w:b/>
          <w:bCs/>
          <w:lang w:val="en-GB"/>
        </w:rPr>
        <w:t>S</w:t>
      </w:r>
      <w:r w:rsidR="00D447FD" w:rsidRPr="00FF7044">
        <w:rPr>
          <w:b/>
          <w:bCs/>
          <w:lang w:val="en-GB"/>
        </w:rPr>
        <w:t>3</w:t>
      </w:r>
      <w:r w:rsidRPr="00FF7044">
        <w:rPr>
          <w:b/>
          <w:bCs/>
          <w:lang w:val="en-GB"/>
        </w:rPr>
        <w:t>:</w:t>
      </w:r>
      <w:r w:rsidRPr="00FF7044">
        <w:rPr>
          <w:lang w:val="en-GB"/>
        </w:rPr>
        <w:t xml:space="preserve"> </w:t>
      </w:r>
      <w:r w:rsidR="007C6FDD" w:rsidRPr="00FF7044">
        <w:rPr>
          <w:lang w:val="en-GB"/>
        </w:rPr>
        <w:t xml:space="preserve">Normalised predictive distribution errors (NPDE) of </w:t>
      </w:r>
      <w:r w:rsidR="00CE0ABE" w:rsidRPr="00FF7044">
        <w:rPr>
          <w:lang w:val="en-GB"/>
        </w:rPr>
        <w:t xml:space="preserve">rifampicin and 25-O-desacetly-rifampicin </w:t>
      </w:r>
      <w:r w:rsidR="00EE3C76" w:rsidRPr="00FF7044">
        <w:rPr>
          <w:lang w:val="en-GB"/>
        </w:rPr>
        <w:t xml:space="preserve">pharmacokinetics </w:t>
      </w:r>
      <w:r w:rsidR="00CE0ABE" w:rsidRPr="00FF7044">
        <w:rPr>
          <w:lang w:val="en-GB"/>
        </w:rPr>
        <w:t>model</w:t>
      </w:r>
      <w:r w:rsidR="007C6FDD" w:rsidRPr="00FF7044">
        <w:rPr>
          <w:lang w:val="en-GB"/>
        </w:rPr>
        <w:t>.</w:t>
      </w:r>
      <w:r w:rsidR="002366A1" w:rsidRPr="00FF7044">
        <w:rPr>
          <w:lang w:val="en-GB"/>
        </w:rPr>
        <w:t xml:space="preserve"> </w:t>
      </w:r>
      <w:r w:rsidR="007C6FDD" w:rsidRPr="00FF7044">
        <w:rPr>
          <w:lang w:val="en-GB"/>
        </w:rPr>
        <w:t>NPDE vs predicted concentrations (</w:t>
      </w:r>
      <w:r w:rsidR="00102301" w:rsidRPr="00FF7044">
        <w:rPr>
          <w:lang w:val="en-GB"/>
        </w:rPr>
        <w:t>top left</w:t>
      </w:r>
      <w:r w:rsidR="007C6FDD" w:rsidRPr="00FF7044">
        <w:rPr>
          <w:lang w:val="en-GB"/>
        </w:rPr>
        <w:t>) and time (</w:t>
      </w:r>
      <w:r w:rsidR="005D52DF" w:rsidRPr="00FF7044">
        <w:rPr>
          <w:lang w:val="en-GB"/>
        </w:rPr>
        <w:t xml:space="preserve">top </w:t>
      </w:r>
      <w:r w:rsidR="006D1BF8" w:rsidRPr="00FF7044">
        <w:rPr>
          <w:lang w:val="en-GB"/>
        </w:rPr>
        <w:t>right</w:t>
      </w:r>
      <w:r w:rsidR="007C6FDD" w:rsidRPr="00FF7044">
        <w:rPr>
          <w:lang w:val="en-GB"/>
        </w:rPr>
        <w:t xml:space="preserve">). </w:t>
      </w:r>
      <w:r w:rsidR="005D52DF" w:rsidRPr="00FF7044">
        <w:rPr>
          <w:lang w:val="en-GB"/>
        </w:rPr>
        <w:t>NPDE histogram (</w:t>
      </w:r>
      <w:r w:rsidR="006D1BF8" w:rsidRPr="00FF7044">
        <w:rPr>
          <w:lang w:val="en-GB"/>
        </w:rPr>
        <w:t>bottom</w:t>
      </w:r>
      <w:r w:rsidR="0050099D" w:rsidRPr="00FF7044">
        <w:rPr>
          <w:lang w:val="en-GB"/>
        </w:rPr>
        <w:t xml:space="preserve"> left</w:t>
      </w:r>
      <w:r w:rsidR="005D52DF" w:rsidRPr="00FF7044">
        <w:rPr>
          <w:lang w:val="en-GB"/>
        </w:rPr>
        <w:t>)</w:t>
      </w:r>
      <w:r w:rsidR="0050099D" w:rsidRPr="00FF7044">
        <w:rPr>
          <w:lang w:val="en-GB"/>
        </w:rPr>
        <w:t xml:space="preserve"> </w:t>
      </w:r>
      <w:r w:rsidR="007C6FDD" w:rsidRPr="00FF7044">
        <w:rPr>
          <w:lang w:val="en-GB"/>
        </w:rPr>
        <w:t>NPDE normal quantile – quantile plot (</w:t>
      </w:r>
      <w:r w:rsidR="006D1BF8" w:rsidRPr="00FF7044">
        <w:rPr>
          <w:lang w:val="en-GB"/>
        </w:rPr>
        <w:t>bottom</w:t>
      </w:r>
      <w:r w:rsidR="000C79D7" w:rsidRPr="00FF7044">
        <w:rPr>
          <w:lang w:val="en-GB"/>
        </w:rPr>
        <w:t xml:space="preserve"> </w:t>
      </w:r>
      <w:r w:rsidR="006D1BF8" w:rsidRPr="00FF7044">
        <w:rPr>
          <w:lang w:val="en-GB"/>
        </w:rPr>
        <w:t>right</w:t>
      </w:r>
      <w:r w:rsidR="007C6FDD" w:rsidRPr="00FF7044">
        <w:rPr>
          <w:lang w:val="en-GB"/>
        </w:rPr>
        <w:t>).</w:t>
      </w:r>
    </w:p>
    <w:p w14:paraId="72D79ADD" w14:textId="77777777" w:rsidR="00930232" w:rsidRPr="00FF7044" w:rsidRDefault="00930232" w:rsidP="005E017D">
      <w:pPr>
        <w:rPr>
          <w:lang w:val="en-GB"/>
        </w:rPr>
      </w:pPr>
    </w:p>
    <w:p w14:paraId="545CF43D" w14:textId="77777777" w:rsidR="00930232" w:rsidRPr="00FF7044" w:rsidRDefault="00930232" w:rsidP="005E017D">
      <w:pPr>
        <w:rPr>
          <w:lang w:val="en-GB"/>
        </w:rPr>
        <w:sectPr w:rsidR="00930232" w:rsidRPr="00FF7044" w:rsidSect="007E4C61">
          <w:pgSz w:w="11906" w:h="16838"/>
          <w:pgMar w:top="1417" w:right="1701" w:bottom="1417" w:left="1701" w:header="708" w:footer="708" w:gutter="0"/>
          <w:cols w:space="708"/>
          <w:docGrid w:linePitch="360"/>
        </w:sectPr>
      </w:pPr>
    </w:p>
    <w:p w14:paraId="0D12ADFE" w14:textId="63F7D1A9" w:rsidR="00930232" w:rsidRPr="00FF7044" w:rsidRDefault="005D0B2F" w:rsidP="00670B43">
      <w:pPr>
        <w:spacing w:line="240" w:lineRule="auto"/>
        <w:rPr>
          <w:lang w:val="en-GB"/>
        </w:rPr>
      </w:pPr>
      <w:r w:rsidRPr="00FF7044">
        <w:rPr>
          <w:noProof/>
          <w:lang w:val="en-GB"/>
        </w:rPr>
        <w:lastRenderedPageBreak/>
        <w:drawing>
          <wp:inline distT="0" distB="0" distL="0" distR="0" wp14:anchorId="353328D8" wp14:editId="309EEAA3">
            <wp:extent cx="8892540" cy="5335270"/>
            <wp:effectExtent l="0" t="0" r="3810" b="0"/>
            <wp:docPr id="186065683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56835" name="Imagem 18606568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92540" cy="5335270"/>
                    </a:xfrm>
                    <a:prstGeom prst="rect">
                      <a:avLst/>
                    </a:prstGeom>
                  </pic:spPr>
                </pic:pic>
              </a:graphicData>
            </a:graphic>
          </wp:inline>
        </w:drawing>
      </w:r>
    </w:p>
    <w:p w14:paraId="3AA60ACF" w14:textId="16B1E449" w:rsidR="00B41C2A" w:rsidRPr="00FF7044" w:rsidRDefault="00B41C2A" w:rsidP="005E017D">
      <w:pPr>
        <w:rPr>
          <w:rFonts w:cstheme="minorHAnsi"/>
          <w:lang w:val="en-GB"/>
        </w:rPr>
      </w:pPr>
      <w:r w:rsidRPr="00FF7044">
        <w:rPr>
          <w:rStyle w:val="fontstyle01"/>
          <w:rFonts w:asciiTheme="minorHAnsi" w:hAnsiTheme="minorHAnsi" w:cstheme="minorHAnsi"/>
          <w:b/>
          <w:bCs/>
          <w:sz w:val="22"/>
          <w:szCs w:val="22"/>
          <w:lang w:val="en-GB"/>
        </w:rPr>
        <w:t xml:space="preserve">Figure </w:t>
      </w:r>
      <w:r w:rsidR="00C1556B" w:rsidRPr="00FF7044">
        <w:rPr>
          <w:rStyle w:val="fontstyle01"/>
          <w:rFonts w:asciiTheme="minorHAnsi" w:hAnsiTheme="minorHAnsi" w:cstheme="minorHAnsi"/>
          <w:b/>
          <w:bCs/>
          <w:sz w:val="22"/>
          <w:szCs w:val="22"/>
          <w:lang w:val="en-GB"/>
        </w:rPr>
        <w:t>S</w:t>
      </w:r>
      <w:r w:rsidR="00654280" w:rsidRPr="00FF7044">
        <w:rPr>
          <w:rStyle w:val="fontstyle01"/>
          <w:rFonts w:asciiTheme="minorHAnsi" w:hAnsiTheme="minorHAnsi" w:cstheme="minorHAnsi"/>
          <w:b/>
          <w:bCs/>
          <w:sz w:val="22"/>
          <w:szCs w:val="22"/>
          <w:lang w:val="en-GB"/>
        </w:rPr>
        <w:t>4</w:t>
      </w:r>
      <w:r w:rsidRPr="00FF7044">
        <w:rPr>
          <w:rStyle w:val="fontstyle01"/>
          <w:rFonts w:asciiTheme="minorHAnsi" w:hAnsiTheme="minorHAnsi" w:cstheme="minorHAnsi"/>
          <w:b/>
          <w:bCs/>
          <w:sz w:val="22"/>
          <w:szCs w:val="22"/>
          <w:lang w:val="en-GB"/>
        </w:rPr>
        <w:t>:</w:t>
      </w:r>
      <w:r w:rsidRPr="00FF7044">
        <w:rPr>
          <w:rStyle w:val="fontstyle01"/>
          <w:rFonts w:asciiTheme="minorHAnsi" w:hAnsiTheme="minorHAnsi" w:cstheme="minorHAnsi"/>
          <w:sz w:val="22"/>
          <w:szCs w:val="22"/>
          <w:lang w:val="en-GB"/>
        </w:rPr>
        <w:t xml:space="preserve"> </w:t>
      </w:r>
      <w:bookmarkStart w:id="0" w:name="_Hlk170916621"/>
      <w:r w:rsidRPr="00FF7044">
        <w:rPr>
          <w:rStyle w:val="fontstyle01"/>
          <w:rFonts w:asciiTheme="minorHAnsi" w:hAnsiTheme="minorHAnsi" w:cstheme="minorHAnsi"/>
          <w:sz w:val="22"/>
          <w:szCs w:val="22"/>
          <w:lang w:val="en-GB"/>
        </w:rPr>
        <w:t xml:space="preserve">Mirror plots of </w:t>
      </w:r>
      <w:r w:rsidR="00A12C55" w:rsidRPr="00FF7044">
        <w:rPr>
          <w:rStyle w:val="fontstyle01"/>
          <w:rFonts w:asciiTheme="minorHAnsi" w:hAnsiTheme="minorHAnsi" w:cstheme="minorHAnsi"/>
          <w:sz w:val="22"/>
          <w:szCs w:val="22"/>
          <w:lang w:val="en-GB"/>
        </w:rPr>
        <w:t xml:space="preserve">rifampicin with the final </w:t>
      </w:r>
      <w:r w:rsidR="004B4CB8" w:rsidRPr="00FF7044">
        <w:rPr>
          <w:rStyle w:val="fontstyle01"/>
          <w:rFonts w:asciiTheme="minorHAnsi" w:hAnsiTheme="minorHAnsi" w:cstheme="minorHAnsi"/>
          <w:sz w:val="22"/>
          <w:szCs w:val="22"/>
          <w:lang w:val="en-GB"/>
        </w:rPr>
        <w:t>model</w:t>
      </w:r>
      <w:r w:rsidRPr="00FF7044">
        <w:rPr>
          <w:rStyle w:val="fontstyle01"/>
          <w:rFonts w:asciiTheme="minorHAnsi" w:hAnsiTheme="minorHAnsi" w:cstheme="minorHAnsi"/>
          <w:sz w:val="22"/>
          <w:szCs w:val="22"/>
          <w:lang w:val="en-GB"/>
        </w:rPr>
        <w:t xml:space="preserve">. </w:t>
      </w:r>
      <w:ins w:id="1" w:author="Glauco Nardotto" w:date="2024-07-03T16:24:00Z">
        <w:r w:rsidR="007F2D2A" w:rsidRPr="00ED2012">
          <w:rPr>
            <w:rStyle w:val="fontstyle01"/>
            <w:rFonts w:asciiTheme="minorHAnsi" w:hAnsiTheme="minorHAnsi" w:cstheme="minorHAnsi"/>
            <w:sz w:val="22"/>
            <w:szCs w:val="22"/>
            <w:highlight w:val="yellow"/>
            <w:lang w:val="en-GB"/>
          </w:rPr>
          <w:t>1-5 pan</w:t>
        </w:r>
      </w:ins>
      <w:ins w:id="2" w:author="Glauco Nardotto" w:date="2024-07-03T16:25:00Z">
        <w:r w:rsidR="007F2D2A" w:rsidRPr="00ED2012">
          <w:rPr>
            <w:rStyle w:val="fontstyle01"/>
            <w:rFonts w:asciiTheme="minorHAnsi" w:hAnsiTheme="minorHAnsi" w:cstheme="minorHAnsi"/>
            <w:sz w:val="22"/>
            <w:szCs w:val="22"/>
            <w:highlight w:val="yellow"/>
            <w:lang w:val="en-GB"/>
          </w:rPr>
          <w:t>els: Post-hoc estimates</w:t>
        </w:r>
        <w:r w:rsidR="007F2D2A" w:rsidRPr="0076490A">
          <w:rPr>
            <w:rStyle w:val="fontstyle01"/>
            <w:rFonts w:asciiTheme="minorHAnsi" w:hAnsiTheme="minorHAnsi" w:cstheme="minorHAnsi"/>
            <w:sz w:val="22"/>
            <w:szCs w:val="22"/>
            <w:lang w:val="en-GB"/>
          </w:rPr>
          <w:t>.</w:t>
        </w:r>
        <w:r w:rsidR="007F2D2A">
          <w:rPr>
            <w:rStyle w:val="fontstyle01"/>
            <w:rFonts w:asciiTheme="minorHAnsi" w:hAnsiTheme="minorHAnsi" w:cstheme="minorHAnsi"/>
            <w:sz w:val="22"/>
            <w:szCs w:val="22"/>
            <w:lang w:val="en-GB"/>
          </w:rPr>
          <w:t xml:space="preserve"> </w:t>
        </w:r>
      </w:ins>
      <w:r w:rsidRPr="00FF7044">
        <w:rPr>
          <w:rStyle w:val="fontstyle01"/>
          <w:rFonts w:asciiTheme="minorHAnsi" w:hAnsiTheme="minorHAnsi" w:cstheme="minorHAnsi"/>
          <w:sz w:val="22"/>
          <w:szCs w:val="22"/>
          <w:lang w:val="en-GB"/>
        </w:rPr>
        <w:t xml:space="preserve">Individual observed concentrations </w:t>
      </w:r>
      <w:r w:rsidRPr="00FF7044">
        <w:rPr>
          <w:rStyle w:val="fontstyle21"/>
          <w:rFonts w:asciiTheme="minorHAnsi" w:hAnsiTheme="minorHAnsi" w:cstheme="minorHAnsi"/>
          <w:i w:val="0"/>
          <w:iCs w:val="0"/>
          <w:sz w:val="22"/>
          <w:szCs w:val="22"/>
          <w:lang w:val="en-GB"/>
        </w:rPr>
        <w:t>vs</w:t>
      </w:r>
      <w:r w:rsidRPr="00FF7044">
        <w:rPr>
          <w:rStyle w:val="fontstyle21"/>
          <w:rFonts w:asciiTheme="minorHAnsi" w:hAnsiTheme="minorHAnsi" w:cstheme="minorHAnsi"/>
          <w:sz w:val="22"/>
          <w:szCs w:val="22"/>
          <w:lang w:val="en-GB"/>
        </w:rPr>
        <w:t xml:space="preserve"> </w:t>
      </w:r>
      <w:r w:rsidRPr="00FF7044">
        <w:rPr>
          <w:rStyle w:val="fontstyle01"/>
          <w:rFonts w:asciiTheme="minorHAnsi" w:hAnsiTheme="minorHAnsi" w:cstheme="minorHAnsi"/>
          <w:sz w:val="22"/>
          <w:szCs w:val="22"/>
          <w:lang w:val="en-GB"/>
        </w:rPr>
        <w:t>population predicted and</w:t>
      </w:r>
      <w:r w:rsidR="00E77BB8" w:rsidRPr="00FF7044">
        <w:rPr>
          <w:rStyle w:val="fontstyle01"/>
          <w:rFonts w:asciiTheme="minorHAnsi" w:hAnsiTheme="minorHAnsi" w:cstheme="minorHAnsi"/>
          <w:sz w:val="22"/>
          <w:szCs w:val="22"/>
          <w:lang w:val="en-GB"/>
        </w:rPr>
        <w:t xml:space="preserve"> </w:t>
      </w:r>
      <w:r w:rsidRPr="00FF7044">
        <w:rPr>
          <w:rStyle w:val="fontstyle01"/>
          <w:rFonts w:asciiTheme="minorHAnsi" w:hAnsiTheme="minorHAnsi" w:cstheme="minorHAnsi"/>
          <w:sz w:val="22"/>
          <w:szCs w:val="22"/>
          <w:lang w:val="en-GB"/>
        </w:rPr>
        <w:t xml:space="preserve">individual predicted concentrations. Conditional weighed residuals (CWRES) </w:t>
      </w:r>
      <w:r w:rsidRPr="00FF7044">
        <w:rPr>
          <w:rStyle w:val="fontstyle21"/>
          <w:rFonts w:asciiTheme="minorHAnsi" w:hAnsiTheme="minorHAnsi" w:cstheme="minorHAnsi"/>
          <w:sz w:val="22"/>
          <w:szCs w:val="22"/>
          <w:lang w:val="en-GB"/>
        </w:rPr>
        <w:t xml:space="preserve">vs </w:t>
      </w:r>
      <w:r w:rsidRPr="00FF7044">
        <w:rPr>
          <w:rStyle w:val="fontstyle01"/>
          <w:rFonts w:asciiTheme="minorHAnsi" w:hAnsiTheme="minorHAnsi" w:cstheme="minorHAnsi"/>
          <w:sz w:val="22"/>
          <w:szCs w:val="22"/>
          <w:lang w:val="en-GB"/>
        </w:rPr>
        <w:t>population predicted concentrations and Time</w:t>
      </w:r>
      <w:bookmarkEnd w:id="0"/>
      <w:r w:rsidRPr="00FF7044">
        <w:rPr>
          <w:rStyle w:val="fontstyle01"/>
          <w:rFonts w:asciiTheme="minorHAnsi" w:hAnsiTheme="minorHAnsi" w:cstheme="minorHAnsi"/>
          <w:sz w:val="22"/>
          <w:szCs w:val="22"/>
          <w:lang w:val="en-GB"/>
        </w:rPr>
        <w:t>.</w:t>
      </w:r>
    </w:p>
    <w:p w14:paraId="6FE00C9E" w14:textId="6616573B" w:rsidR="00611C8F" w:rsidRPr="00FF7044" w:rsidRDefault="00B56BA3" w:rsidP="00670B43">
      <w:pPr>
        <w:spacing w:line="240" w:lineRule="auto"/>
        <w:rPr>
          <w:rStyle w:val="fontstyle01"/>
          <w:lang w:val="en-GB"/>
        </w:rPr>
      </w:pPr>
      <w:r w:rsidRPr="00FF7044">
        <w:rPr>
          <w:rStyle w:val="fontstyle01"/>
          <w:noProof/>
          <w:lang w:val="en-GB"/>
        </w:rPr>
        <w:lastRenderedPageBreak/>
        <w:drawing>
          <wp:inline distT="0" distB="0" distL="0" distR="0" wp14:anchorId="63DCDB12" wp14:editId="3B592612">
            <wp:extent cx="8896350" cy="5334000"/>
            <wp:effectExtent l="0" t="0" r="0" b="0"/>
            <wp:docPr id="1463245347"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896350" cy="5334000"/>
                    </a:xfrm>
                    <a:prstGeom prst="rect">
                      <a:avLst/>
                    </a:prstGeom>
                    <a:noFill/>
                    <a:ln>
                      <a:noFill/>
                    </a:ln>
                  </pic:spPr>
                </pic:pic>
              </a:graphicData>
            </a:graphic>
          </wp:inline>
        </w:drawing>
      </w:r>
    </w:p>
    <w:p w14:paraId="33C78730" w14:textId="4A8F8A9A" w:rsidR="00230573" w:rsidRPr="00FF7044" w:rsidRDefault="00E77BB8" w:rsidP="005E017D">
      <w:pPr>
        <w:rPr>
          <w:rStyle w:val="fontstyle01"/>
          <w:rFonts w:asciiTheme="minorHAnsi" w:hAnsiTheme="minorHAnsi" w:cstheme="minorHAnsi"/>
          <w:sz w:val="22"/>
          <w:szCs w:val="22"/>
          <w:lang w:val="en-GB"/>
        </w:rPr>
      </w:pPr>
      <w:r w:rsidRPr="00FF7044">
        <w:rPr>
          <w:rStyle w:val="fontstyle01"/>
          <w:rFonts w:asciiTheme="minorHAnsi" w:hAnsiTheme="minorHAnsi" w:cstheme="minorHAnsi"/>
          <w:b/>
          <w:bCs/>
          <w:sz w:val="22"/>
          <w:szCs w:val="22"/>
          <w:lang w:val="en-GB"/>
        </w:rPr>
        <w:t xml:space="preserve">Figure </w:t>
      </w:r>
      <w:r w:rsidR="00C1556B" w:rsidRPr="00FF7044">
        <w:rPr>
          <w:rStyle w:val="fontstyle01"/>
          <w:rFonts w:asciiTheme="minorHAnsi" w:hAnsiTheme="minorHAnsi" w:cstheme="minorHAnsi"/>
          <w:b/>
          <w:bCs/>
          <w:sz w:val="22"/>
          <w:szCs w:val="22"/>
          <w:lang w:val="en-GB"/>
        </w:rPr>
        <w:t>S</w:t>
      </w:r>
      <w:r w:rsidR="00654280" w:rsidRPr="00FF7044">
        <w:rPr>
          <w:rStyle w:val="fontstyle01"/>
          <w:rFonts w:asciiTheme="minorHAnsi" w:hAnsiTheme="minorHAnsi" w:cstheme="minorHAnsi"/>
          <w:b/>
          <w:bCs/>
          <w:sz w:val="22"/>
          <w:szCs w:val="22"/>
          <w:lang w:val="en-GB"/>
        </w:rPr>
        <w:t>4 continuation</w:t>
      </w:r>
      <w:r w:rsidRPr="00FF7044">
        <w:rPr>
          <w:rStyle w:val="fontstyle01"/>
          <w:rFonts w:asciiTheme="minorHAnsi" w:hAnsiTheme="minorHAnsi" w:cstheme="minorHAnsi"/>
          <w:b/>
          <w:bCs/>
          <w:sz w:val="22"/>
          <w:szCs w:val="22"/>
          <w:lang w:val="en-GB"/>
        </w:rPr>
        <w:t>:</w:t>
      </w:r>
      <w:r w:rsidRPr="00FF7044">
        <w:rPr>
          <w:rStyle w:val="fontstyle01"/>
          <w:rFonts w:asciiTheme="minorHAnsi" w:hAnsiTheme="minorHAnsi" w:cstheme="minorHAnsi"/>
          <w:sz w:val="22"/>
          <w:szCs w:val="22"/>
          <w:lang w:val="en-GB"/>
        </w:rPr>
        <w:t xml:space="preserve"> Mirror plots of </w:t>
      </w:r>
      <w:r w:rsidR="007221C5" w:rsidRPr="00FF7044">
        <w:rPr>
          <w:rStyle w:val="fontstyle01"/>
          <w:rFonts w:asciiTheme="minorHAnsi" w:hAnsiTheme="minorHAnsi" w:cstheme="minorHAnsi"/>
          <w:sz w:val="22"/>
          <w:szCs w:val="22"/>
          <w:lang w:val="en-GB"/>
        </w:rPr>
        <w:t>25-O-desacetly-</w:t>
      </w:r>
      <w:r w:rsidRPr="00FF7044">
        <w:rPr>
          <w:rStyle w:val="fontstyle01"/>
          <w:rFonts w:asciiTheme="minorHAnsi" w:hAnsiTheme="minorHAnsi" w:cstheme="minorHAnsi"/>
          <w:sz w:val="22"/>
          <w:szCs w:val="22"/>
          <w:lang w:val="en-GB"/>
        </w:rPr>
        <w:t xml:space="preserve">Rifampicin </w:t>
      </w:r>
      <w:r w:rsidR="00A12C55" w:rsidRPr="00FF7044">
        <w:rPr>
          <w:rStyle w:val="fontstyle01"/>
          <w:rFonts w:asciiTheme="minorHAnsi" w:hAnsiTheme="minorHAnsi" w:cstheme="minorHAnsi"/>
          <w:sz w:val="22"/>
          <w:szCs w:val="22"/>
          <w:lang w:val="en-GB"/>
        </w:rPr>
        <w:t xml:space="preserve">with the final </w:t>
      </w:r>
      <w:r w:rsidRPr="00FF7044">
        <w:rPr>
          <w:rStyle w:val="fontstyle01"/>
          <w:rFonts w:asciiTheme="minorHAnsi" w:hAnsiTheme="minorHAnsi" w:cstheme="minorHAnsi"/>
          <w:sz w:val="22"/>
          <w:szCs w:val="22"/>
          <w:lang w:val="en-GB"/>
        </w:rPr>
        <w:t xml:space="preserve">model. </w:t>
      </w:r>
      <w:bookmarkStart w:id="3" w:name="_Hlk170916660"/>
      <w:ins w:id="4" w:author="Glauco Nardotto" w:date="2024-07-03T16:26:00Z">
        <w:r w:rsidR="007F2D2A" w:rsidRPr="00ED2012">
          <w:rPr>
            <w:rStyle w:val="fontstyle01"/>
            <w:rFonts w:asciiTheme="minorHAnsi" w:hAnsiTheme="minorHAnsi" w:cstheme="minorHAnsi"/>
            <w:sz w:val="22"/>
            <w:szCs w:val="22"/>
            <w:highlight w:val="yellow"/>
            <w:lang w:val="en-GB"/>
          </w:rPr>
          <w:t>1-5 panels: Post-hoc estimates</w:t>
        </w:r>
        <w:bookmarkEnd w:id="3"/>
        <w:r w:rsidR="007F2D2A">
          <w:rPr>
            <w:rStyle w:val="fontstyle01"/>
            <w:rFonts w:asciiTheme="minorHAnsi" w:hAnsiTheme="minorHAnsi" w:cstheme="minorHAnsi"/>
            <w:sz w:val="22"/>
            <w:szCs w:val="22"/>
            <w:lang w:val="en-GB"/>
          </w:rPr>
          <w:t xml:space="preserve">. </w:t>
        </w:r>
      </w:ins>
      <w:r w:rsidRPr="00FF7044">
        <w:rPr>
          <w:rStyle w:val="fontstyle01"/>
          <w:rFonts w:asciiTheme="minorHAnsi" w:hAnsiTheme="minorHAnsi" w:cstheme="minorHAnsi"/>
          <w:sz w:val="22"/>
          <w:szCs w:val="22"/>
          <w:lang w:val="en-GB"/>
        </w:rPr>
        <w:t xml:space="preserve">Individual observed concentrations </w:t>
      </w:r>
      <w:r w:rsidRPr="00FF7044">
        <w:rPr>
          <w:rStyle w:val="fontstyle21"/>
          <w:rFonts w:asciiTheme="minorHAnsi" w:hAnsiTheme="minorHAnsi" w:cstheme="minorHAnsi"/>
          <w:i w:val="0"/>
          <w:iCs w:val="0"/>
          <w:sz w:val="22"/>
          <w:szCs w:val="22"/>
          <w:lang w:val="en-GB"/>
        </w:rPr>
        <w:t>vs</w:t>
      </w:r>
      <w:r w:rsidRPr="00FF7044">
        <w:rPr>
          <w:rStyle w:val="fontstyle21"/>
          <w:rFonts w:asciiTheme="minorHAnsi" w:hAnsiTheme="minorHAnsi" w:cstheme="minorHAnsi"/>
          <w:sz w:val="22"/>
          <w:szCs w:val="22"/>
          <w:lang w:val="en-GB"/>
        </w:rPr>
        <w:t xml:space="preserve"> </w:t>
      </w:r>
      <w:r w:rsidRPr="00FF7044">
        <w:rPr>
          <w:rStyle w:val="fontstyle01"/>
          <w:rFonts w:asciiTheme="minorHAnsi" w:hAnsiTheme="minorHAnsi" w:cstheme="minorHAnsi"/>
          <w:sz w:val="22"/>
          <w:szCs w:val="22"/>
          <w:lang w:val="en-GB"/>
        </w:rPr>
        <w:t xml:space="preserve">population predicted and individual predicted concentrations. Conditional weighed residuals (CWRES) </w:t>
      </w:r>
      <w:r w:rsidRPr="00FF7044">
        <w:rPr>
          <w:rStyle w:val="fontstyle21"/>
          <w:rFonts w:asciiTheme="minorHAnsi" w:hAnsiTheme="minorHAnsi" w:cstheme="minorHAnsi"/>
          <w:sz w:val="22"/>
          <w:szCs w:val="22"/>
          <w:lang w:val="en-GB"/>
        </w:rPr>
        <w:t xml:space="preserve">vs </w:t>
      </w:r>
      <w:r w:rsidRPr="00FF7044">
        <w:rPr>
          <w:rStyle w:val="fontstyle01"/>
          <w:rFonts w:asciiTheme="minorHAnsi" w:hAnsiTheme="minorHAnsi" w:cstheme="minorHAnsi"/>
          <w:sz w:val="22"/>
          <w:szCs w:val="22"/>
          <w:lang w:val="en-GB"/>
        </w:rPr>
        <w:t>population predicted concentrations and Time.</w:t>
      </w:r>
    </w:p>
    <w:p w14:paraId="7AC8537E" w14:textId="72380AC5" w:rsidR="00230573" w:rsidRPr="00FF7044" w:rsidRDefault="00230573" w:rsidP="005E017D">
      <w:pPr>
        <w:rPr>
          <w:rStyle w:val="fontstyle01"/>
          <w:lang w:val="en-GB"/>
        </w:rPr>
        <w:sectPr w:rsidR="00230573" w:rsidRPr="00FF7044" w:rsidSect="007E4C61">
          <w:pgSz w:w="16838" w:h="11906" w:orient="landscape"/>
          <w:pgMar w:top="1276" w:right="1417" w:bottom="1276" w:left="1417" w:header="708" w:footer="708" w:gutter="0"/>
          <w:cols w:space="708"/>
          <w:docGrid w:linePitch="360"/>
        </w:sectPr>
      </w:pPr>
    </w:p>
    <w:p w14:paraId="4511E0F5" w14:textId="75005C13" w:rsidR="00F661BD" w:rsidRPr="00FF7044" w:rsidRDefault="00F661BD" w:rsidP="00B47F11">
      <w:pPr>
        <w:rPr>
          <w:color w:val="FF0000"/>
          <w:lang w:val="en-GB"/>
        </w:rPr>
      </w:pPr>
      <w:r w:rsidRPr="00FF7044">
        <w:rPr>
          <w:color w:val="FF0000"/>
          <w:lang w:val="en-GB"/>
        </w:rPr>
        <w:lastRenderedPageBreak/>
        <w:t>Code fil</w:t>
      </w:r>
      <w:r w:rsidR="007D6CD1" w:rsidRPr="00FF7044">
        <w:rPr>
          <w:color w:val="FF0000"/>
          <w:lang w:val="en-GB"/>
        </w:rPr>
        <w:t xml:space="preserve">e of Rifampicin and </w:t>
      </w:r>
      <w:r w:rsidR="00A44FAD" w:rsidRPr="00FF7044">
        <w:rPr>
          <w:color w:val="FF0000"/>
          <w:lang w:val="en-GB"/>
        </w:rPr>
        <w:t>O-</w:t>
      </w:r>
      <w:proofErr w:type="spellStart"/>
      <w:r w:rsidR="00A44FAD" w:rsidRPr="00FF7044">
        <w:rPr>
          <w:color w:val="FF0000"/>
          <w:lang w:val="en-GB"/>
        </w:rPr>
        <w:t>desacetyl</w:t>
      </w:r>
      <w:proofErr w:type="spellEnd"/>
      <w:r w:rsidR="00A44FAD" w:rsidRPr="00FF7044">
        <w:rPr>
          <w:color w:val="FF0000"/>
          <w:lang w:val="en-GB"/>
        </w:rPr>
        <w:t>-rifampicin</w:t>
      </w:r>
      <w:r w:rsidR="00EF79A5" w:rsidRPr="00FF7044">
        <w:rPr>
          <w:color w:val="FF0000"/>
          <w:lang w:val="en-GB"/>
        </w:rPr>
        <w:t xml:space="preserve"> model</w:t>
      </w:r>
    </w:p>
    <w:p w14:paraId="190FEBC6" w14:textId="207E54F9" w:rsidR="002C7C05" w:rsidRPr="00FF7044" w:rsidRDefault="002C7C05" w:rsidP="002C7C05">
      <w:pPr>
        <w:spacing w:after="0" w:line="300" w:lineRule="auto"/>
        <w:rPr>
          <w:lang w:val="en-GB"/>
        </w:rPr>
      </w:pPr>
      <w:r w:rsidRPr="00FF7044">
        <w:rPr>
          <w:lang w:val="en-GB"/>
        </w:rPr>
        <w:t xml:space="preserve">$PROBLEM  </w:t>
      </w:r>
    </w:p>
    <w:p w14:paraId="73E58265" w14:textId="3080F777" w:rsidR="003C4941" w:rsidRPr="00FF7044" w:rsidRDefault="002C7C05" w:rsidP="002C7C05">
      <w:pPr>
        <w:spacing w:after="0" w:line="300" w:lineRule="auto"/>
        <w:rPr>
          <w:lang w:val="en-GB"/>
        </w:rPr>
      </w:pPr>
      <w:r w:rsidRPr="00FF7044">
        <w:rPr>
          <w:lang w:val="en-GB"/>
        </w:rPr>
        <w:t xml:space="preserve">$INPUT      ID </w:t>
      </w:r>
      <w:proofErr w:type="gramStart"/>
      <w:r w:rsidRPr="00FF7044">
        <w:rPr>
          <w:lang w:val="en-GB"/>
        </w:rPr>
        <w:t>TIME</w:t>
      </w:r>
      <w:r w:rsidR="003C4941" w:rsidRPr="00FF7044">
        <w:rPr>
          <w:lang w:val="en-GB"/>
        </w:rPr>
        <w:t xml:space="preserve"> </w:t>
      </w:r>
      <w:r w:rsidR="0093714B" w:rsidRPr="000D3B45">
        <w:rPr>
          <w:color w:val="00B050"/>
          <w:lang w:val="en-GB"/>
        </w:rPr>
        <w:t>;</w:t>
      </w:r>
      <w:proofErr w:type="gramEnd"/>
      <w:r w:rsidRPr="000D3B45">
        <w:rPr>
          <w:color w:val="00B050"/>
          <w:lang w:val="en-GB"/>
        </w:rPr>
        <w:t xml:space="preserve"> </w:t>
      </w:r>
      <w:r w:rsidR="003C4941" w:rsidRPr="000D3B45">
        <w:rPr>
          <w:color w:val="00B050"/>
          <w:lang w:val="en-GB"/>
        </w:rPr>
        <w:t>hour</w:t>
      </w:r>
    </w:p>
    <w:p w14:paraId="350D0547" w14:textId="2F0700F3" w:rsidR="003C4941" w:rsidRPr="00FF7044" w:rsidRDefault="003C4941" w:rsidP="003C4941">
      <w:pPr>
        <w:spacing w:after="0" w:line="300" w:lineRule="auto"/>
        <w:ind w:left="708"/>
        <w:rPr>
          <w:lang w:val="en-GB"/>
        </w:rPr>
      </w:pPr>
      <w:r w:rsidRPr="00FF7044">
        <w:rPr>
          <w:lang w:val="en-GB"/>
        </w:rPr>
        <w:t xml:space="preserve">      </w:t>
      </w:r>
      <w:proofErr w:type="gramStart"/>
      <w:r w:rsidR="002C7C05" w:rsidRPr="00FF7044">
        <w:rPr>
          <w:lang w:val="en-GB"/>
        </w:rPr>
        <w:t>AMT</w:t>
      </w:r>
      <w:r w:rsidR="00395A05" w:rsidRPr="00FF7044">
        <w:rPr>
          <w:lang w:val="en-GB"/>
        </w:rPr>
        <w:t xml:space="preserve"> </w:t>
      </w:r>
      <w:r w:rsidRPr="000D3B45">
        <w:rPr>
          <w:color w:val="00B050"/>
          <w:lang w:val="en-GB"/>
        </w:rPr>
        <w:t>;</w:t>
      </w:r>
      <w:proofErr w:type="gramEnd"/>
      <w:r w:rsidRPr="000D3B45">
        <w:rPr>
          <w:color w:val="00B050"/>
          <w:lang w:val="en-GB"/>
        </w:rPr>
        <w:t xml:space="preserve"> mmol</w:t>
      </w:r>
    </w:p>
    <w:p w14:paraId="270C502B" w14:textId="5BB210E6" w:rsidR="00395A05" w:rsidRPr="00FF7044" w:rsidRDefault="003C4941" w:rsidP="003C4941">
      <w:pPr>
        <w:spacing w:after="0" w:line="300" w:lineRule="auto"/>
        <w:ind w:left="708"/>
        <w:rPr>
          <w:lang w:val="en-GB"/>
        </w:rPr>
      </w:pPr>
      <w:r w:rsidRPr="00FF7044">
        <w:rPr>
          <w:lang w:val="en-GB"/>
        </w:rPr>
        <w:t xml:space="preserve">      </w:t>
      </w:r>
      <w:r w:rsidR="002C7C05" w:rsidRPr="00FF7044">
        <w:rPr>
          <w:lang w:val="en-GB"/>
        </w:rPr>
        <w:t xml:space="preserve">SS II </w:t>
      </w:r>
      <w:proofErr w:type="gramStart"/>
      <w:r w:rsidR="002C7C05" w:rsidRPr="00FF7044">
        <w:rPr>
          <w:lang w:val="en-GB"/>
        </w:rPr>
        <w:t>DV</w:t>
      </w:r>
      <w:r w:rsidR="00B7422C" w:rsidRPr="00FF7044">
        <w:rPr>
          <w:lang w:val="en-GB"/>
        </w:rPr>
        <w:t xml:space="preserve"> </w:t>
      </w:r>
      <w:r w:rsidR="00395A05" w:rsidRPr="000D3B45">
        <w:rPr>
          <w:color w:val="00B050"/>
          <w:lang w:val="en-GB"/>
        </w:rPr>
        <w:t>;</w:t>
      </w:r>
      <w:proofErr w:type="gramEnd"/>
      <w:r w:rsidR="00395A05" w:rsidRPr="000D3B45">
        <w:rPr>
          <w:color w:val="00B050"/>
          <w:lang w:val="en-GB"/>
        </w:rPr>
        <w:t xml:space="preserve"> nmol/mL</w:t>
      </w:r>
    </w:p>
    <w:p w14:paraId="0244FF6B" w14:textId="77777777" w:rsidR="00565B04" w:rsidRPr="00FF7044" w:rsidRDefault="00395A05" w:rsidP="00395A05">
      <w:pPr>
        <w:spacing w:after="0" w:line="300" w:lineRule="auto"/>
        <w:ind w:left="708"/>
        <w:rPr>
          <w:lang w:val="en-GB"/>
        </w:rPr>
      </w:pPr>
      <w:r w:rsidRPr="00FF7044">
        <w:rPr>
          <w:lang w:val="en-GB"/>
        </w:rPr>
        <w:t xml:space="preserve">      </w:t>
      </w:r>
      <w:r w:rsidR="002C7C05" w:rsidRPr="00FF7044">
        <w:rPr>
          <w:lang w:val="en-GB"/>
        </w:rPr>
        <w:t xml:space="preserve">MDV CMT </w:t>
      </w:r>
      <w:proofErr w:type="gramStart"/>
      <w:r w:rsidR="002C7C05" w:rsidRPr="00FF7044">
        <w:rPr>
          <w:lang w:val="en-GB"/>
        </w:rPr>
        <w:t>WEIGHT</w:t>
      </w:r>
      <w:r w:rsidR="00565B04" w:rsidRPr="00FF7044">
        <w:rPr>
          <w:lang w:val="en-GB"/>
        </w:rPr>
        <w:t xml:space="preserve"> </w:t>
      </w:r>
      <w:r w:rsidR="00565B04" w:rsidRPr="000D3B45">
        <w:rPr>
          <w:color w:val="00B050"/>
          <w:lang w:val="en-GB"/>
        </w:rPr>
        <w:t>;</w:t>
      </w:r>
      <w:proofErr w:type="gramEnd"/>
      <w:r w:rsidR="00565B04" w:rsidRPr="000D3B45">
        <w:rPr>
          <w:color w:val="00B050"/>
          <w:lang w:val="en-GB"/>
        </w:rPr>
        <w:t xml:space="preserve"> Kg</w:t>
      </w:r>
    </w:p>
    <w:p w14:paraId="6C9E214F" w14:textId="77777777" w:rsidR="00432DE4" w:rsidRPr="00FF7044" w:rsidRDefault="00565B04" w:rsidP="00395A05">
      <w:pPr>
        <w:spacing w:after="0" w:line="300" w:lineRule="auto"/>
        <w:ind w:left="708"/>
        <w:rPr>
          <w:lang w:val="en-GB"/>
        </w:rPr>
      </w:pPr>
      <w:r w:rsidRPr="00FF7044">
        <w:rPr>
          <w:lang w:val="en-GB"/>
        </w:rPr>
        <w:t xml:space="preserve">      </w:t>
      </w:r>
      <w:proofErr w:type="gramStart"/>
      <w:r w:rsidR="002C7C05" w:rsidRPr="00FF7044">
        <w:rPr>
          <w:lang w:val="en-GB"/>
        </w:rPr>
        <w:t>HEIGHT</w:t>
      </w:r>
      <w:r w:rsidRPr="00FF7044">
        <w:rPr>
          <w:lang w:val="en-GB"/>
        </w:rPr>
        <w:t xml:space="preserve"> </w:t>
      </w:r>
      <w:r w:rsidRPr="000D3B45">
        <w:rPr>
          <w:color w:val="00B050"/>
          <w:lang w:val="en-GB"/>
        </w:rPr>
        <w:t>;</w:t>
      </w:r>
      <w:proofErr w:type="gramEnd"/>
      <w:r w:rsidRPr="000D3B45">
        <w:rPr>
          <w:color w:val="00B050"/>
          <w:lang w:val="en-GB"/>
        </w:rPr>
        <w:t xml:space="preserve"> </w:t>
      </w:r>
      <w:r w:rsidR="00432DE4" w:rsidRPr="000D3B45">
        <w:rPr>
          <w:color w:val="00B050"/>
          <w:lang w:val="en-GB"/>
        </w:rPr>
        <w:t>meters</w:t>
      </w:r>
    </w:p>
    <w:p w14:paraId="6847BEBB" w14:textId="77777777" w:rsidR="00432DE4" w:rsidRPr="00FF7044" w:rsidRDefault="00432DE4" w:rsidP="00395A05">
      <w:pPr>
        <w:spacing w:after="0" w:line="300" w:lineRule="auto"/>
        <w:ind w:left="708"/>
        <w:rPr>
          <w:lang w:val="en-GB"/>
        </w:rPr>
      </w:pPr>
      <w:r w:rsidRPr="00FF7044">
        <w:rPr>
          <w:lang w:val="en-GB"/>
        </w:rPr>
        <w:t xml:space="preserve">      </w:t>
      </w:r>
      <w:proofErr w:type="gramStart"/>
      <w:r w:rsidR="002C7C05" w:rsidRPr="00FF7044">
        <w:rPr>
          <w:lang w:val="en-GB"/>
        </w:rPr>
        <w:t>AGE</w:t>
      </w:r>
      <w:r w:rsidRPr="00FF7044">
        <w:rPr>
          <w:lang w:val="en-GB"/>
        </w:rPr>
        <w:t xml:space="preserve"> </w:t>
      </w:r>
      <w:r w:rsidRPr="000D3B45">
        <w:rPr>
          <w:color w:val="00B050"/>
          <w:lang w:val="en-GB"/>
        </w:rPr>
        <w:t>;</w:t>
      </w:r>
      <w:proofErr w:type="gramEnd"/>
      <w:r w:rsidRPr="000D3B45">
        <w:rPr>
          <w:color w:val="00B050"/>
          <w:lang w:val="en-GB"/>
        </w:rPr>
        <w:t xml:space="preserve"> years</w:t>
      </w:r>
    </w:p>
    <w:p w14:paraId="1F5568F2" w14:textId="7C26B867" w:rsidR="002C7C05" w:rsidRPr="00FF7044" w:rsidRDefault="00432DE4" w:rsidP="00432DE4">
      <w:pPr>
        <w:spacing w:after="0" w:line="300" w:lineRule="auto"/>
        <w:ind w:left="708"/>
        <w:rPr>
          <w:lang w:val="en-GB"/>
        </w:rPr>
      </w:pPr>
      <w:r w:rsidRPr="00FF7044">
        <w:rPr>
          <w:lang w:val="en-GB"/>
        </w:rPr>
        <w:t xml:space="preserve">      </w:t>
      </w:r>
      <w:r w:rsidR="00E54CF4" w:rsidRPr="00FF7044">
        <w:rPr>
          <w:lang w:val="en-GB"/>
        </w:rPr>
        <w:t>HIV</w:t>
      </w:r>
      <w:r w:rsidR="002C7C05" w:rsidRPr="00FF7044">
        <w:rPr>
          <w:lang w:val="en-GB"/>
        </w:rPr>
        <w:t xml:space="preserve"> SEX</w:t>
      </w:r>
    </w:p>
    <w:p w14:paraId="2AA7C190" w14:textId="11DBDCAA" w:rsidR="002C7C05" w:rsidRPr="00FF7044" w:rsidRDefault="002C7C05" w:rsidP="002C7C05">
      <w:pPr>
        <w:spacing w:after="0" w:line="300" w:lineRule="auto"/>
        <w:rPr>
          <w:lang w:val="en-GB"/>
        </w:rPr>
      </w:pPr>
      <w:r w:rsidRPr="00FF7044">
        <w:rPr>
          <w:lang w:val="en-GB"/>
        </w:rPr>
        <w:t>$DATA      RIF&amp;DESRIF_21_07_13_l2_mol.csv</w:t>
      </w:r>
      <w:r w:rsidR="00952788" w:rsidRPr="00FF7044">
        <w:rPr>
          <w:lang w:val="en-GB"/>
        </w:rPr>
        <w:t xml:space="preserve"> </w:t>
      </w:r>
      <w:r w:rsidRPr="00FF7044">
        <w:rPr>
          <w:lang w:val="en-GB"/>
        </w:rPr>
        <w:t>IGNORE=@</w:t>
      </w:r>
    </w:p>
    <w:p w14:paraId="00B98D41" w14:textId="77777777" w:rsidR="002C7C05" w:rsidRPr="00FF7044" w:rsidRDefault="002C7C05" w:rsidP="002C7C05">
      <w:pPr>
        <w:spacing w:after="0" w:line="300" w:lineRule="auto"/>
        <w:rPr>
          <w:lang w:val="en-GB"/>
        </w:rPr>
      </w:pPr>
      <w:r w:rsidRPr="00FF7044">
        <w:rPr>
          <w:lang w:val="en-GB"/>
        </w:rPr>
        <w:t>$SUBROUTINE ADVAN6 TOL=6</w:t>
      </w:r>
    </w:p>
    <w:p w14:paraId="696CA537" w14:textId="31003AF5" w:rsidR="002C7C05" w:rsidRPr="00FF7044" w:rsidRDefault="002C7C05" w:rsidP="002C7C05">
      <w:pPr>
        <w:spacing w:after="0" w:line="300" w:lineRule="auto"/>
        <w:rPr>
          <w:lang w:val="en-GB"/>
        </w:rPr>
      </w:pPr>
      <w:r w:rsidRPr="00FF7044">
        <w:rPr>
          <w:lang w:val="en-GB"/>
        </w:rPr>
        <w:t>$MODEL      NCOMP=6</w:t>
      </w:r>
    </w:p>
    <w:p w14:paraId="080B2E70" w14:textId="77777777" w:rsidR="002C7C05" w:rsidRDefault="002C7C05" w:rsidP="002C7C05">
      <w:pPr>
        <w:spacing w:after="0" w:line="300" w:lineRule="auto"/>
        <w:rPr>
          <w:ins w:id="5" w:author="Glauco Nardotto" w:date="2024-07-03T16:07:00Z"/>
          <w:lang w:val="en-GB"/>
        </w:rPr>
      </w:pPr>
      <w:r w:rsidRPr="00FF7044">
        <w:rPr>
          <w:lang w:val="en-GB"/>
        </w:rPr>
        <w:t>$PK</w:t>
      </w:r>
    </w:p>
    <w:p w14:paraId="5CCE4A61" w14:textId="5282D49B" w:rsidR="00620D2C" w:rsidRPr="00ED2012" w:rsidRDefault="00620D2C" w:rsidP="002C7C05">
      <w:pPr>
        <w:spacing w:after="0" w:line="300" w:lineRule="auto"/>
        <w:rPr>
          <w:color w:val="00B050"/>
          <w:lang w:val="en-GB"/>
        </w:rPr>
      </w:pPr>
      <w:proofErr w:type="gramStart"/>
      <w:ins w:id="6" w:author="Glauco Nardotto" w:date="2024-07-03T16:07:00Z">
        <w:r w:rsidRPr="00ED2012">
          <w:rPr>
            <w:color w:val="00B050"/>
            <w:lang w:val="en-GB"/>
          </w:rPr>
          <w:t>;;;;</w:t>
        </w:r>
        <w:proofErr w:type="gramEnd"/>
        <w:r w:rsidRPr="00ED2012">
          <w:rPr>
            <w:color w:val="00B050"/>
            <w:lang w:val="en-GB"/>
          </w:rPr>
          <w:t xml:space="preserve"> free fat mass calculation ;;;;</w:t>
        </w:r>
      </w:ins>
    </w:p>
    <w:p w14:paraId="30013C81" w14:textId="77777777" w:rsidR="002C7C05" w:rsidRPr="00FF7044" w:rsidRDefault="002C7C05" w:rsidP="002C7C05">
      <w:pPr>
        <w:spacing w:after="0" w:line="300" w:lineRule="auto"/>
        <w:rPr>
          <w:lang w:val="en-GB"/>
        </w:rPr>
      </w:pPr>
      <w:r w:rsidRPr="00FF7044">
        <w:rPr>
          <w:lang w:val="en-GB"/>
        </w:rPr>
        <w:t>IF (SEX.EQ.0) FFM=(42.92*(HEIGHT**</w:t>
      </w:r>
      <w:proofErr w:type="gramStart"/>
      <w:r w:rsidRPr="00FF7044">
        <w:rPr>
          <w:lang w:val="en-GB"/>
        </w:rPr>
        <w:t>2)*</w:t>
      </w:r>
      <w:proofErr w:type="gramEnd"/>
      <w:r w:rsidRPr="00FF7044">
        <w:rPr>
          <w:lang w:val="en-GB"/>
        </w:rPr>
        <w:t>WEIGHT)/((HEIGHT**2)*30.93+WEIGHT)</w:t>
      </w:r>
    </w:p>
    <w:p w14:paraId="3A7AF515" w14:textId="77777777" w:rsidR="002C7C05" w:rsidRPr="00FF7044" w:rsidRDefault="002C7C05" w:rsidP="002C7C05">
      <w:pPr>
        <w:spacing w:after="0" w:line="300" w:lineRule="auto"/>
        <w:rPr>
          <w:lang w:val="en-GB"/>
        </w:rPr>
      </w:pPr>
      <w:r w:rsidRPr="00FF7044">
        <w:rPr>
          <w:lang w:val="en-GB"/>
        </w:rPr>
        <w:t>IF (SEX.EQ.1) FFM=(37.99*(HEIGHT**</w:t>
      </w:r>
      <w:proofErr w:type="gramStart"/>
      <w:r w:rsidRPr="00FF7044">
        <w:rPr>
          <w:lang w:val="en-GB"/>
        </w:rPr>
        <w:t>2)*</w:t>
      </w:r>
      <w:proofErr w:type="gramEnd"/>
      <w:r w:rsidRPr="00FF7044">
        <w:rPr>
          <w:lang w:val="en-GB"/>
        </w:rPr>
        <w:t>WEIGHT)/((HEIGHT**2)*35.98+WEIGHT)</w:t>
      </w:r>
    </w:p>
    <w:p w14:paraId="1A1906C4" w14:textId="77777777" w:rsidR="002C7C05" w:rsidRPr="00FF7044" w:rsidRDefault="002C7C05" w:rsidP="002C7C05">
      <w:pPr>
        <w:spacing w:after="0" w:line="300" w:lineRule="auto"/>
        <w:rPr>
          <w:lang w:val="en-GB"/>
        </w:rPr>
      </w:pPr>
    </w:p>
    <w:p w14:paraId="4D254267" w14:textId="1ED5DF71" w:rsidR="002C7C05" w:rsidRPr="00620D2C" w:rsidRDefault="002C7C05" w:rsidP="002C7C05">
      <w:pPr>
        <w:spacing w:after="0" w:line="300" w:lineRule="auto"/>
        <w:rPr>
          <w:lang w:val="en-GB"/>
        </w:rPr>
      </w:pPr>
      <w:r w:rsidRPr="00620D2C">
        <w:rPr>
          <w:lang w:val="en-GB"/>
        </w:rPr>
        <w:t>F1=1*EXP(</w:t>
      </w:r>
      <w:proofErr w:type="gramStart"/>
      <w:r w:rsidRPr="00620D2C">
        <w:rPr>
          <w:lang w:val="en-GB"/>
        </w:rPr>
        <w:t>ETA(</w:t>
      </w:r>
      <w:proofErr w:type="gramEnd"/>
      <w:r w:rsidRPr="00620D2C">
        <w:rPr>
          <w:lang w:val="en-GB"/>
        </w:rPr>
        <w:t>4))</w:t>
      </w:r>
      <w:ins w:id="7" w:author="Glauco Nardotto" w:date="2024-07-03T16:09:00Z">
        <w:r w:rsidR="00620D2C" w:rsidRPr="00620D2C">
          <w:rPr>
            <w:lang w:val="en-GB"/>
          </w:rPr>
          <w:tab/>
        </w:r>
        <w:r w:rsidR="00620D2C" w:rsidRPr="00620D2C">
          <w:rPr>
            <w:lang w:val="en-GB"/>
          </w:rPr>
          <w:tab/>
        </w:r>
        <w:r w:rsidR="00620D2C" w:rsidRPr="00620D2C">
          <w:rPr>
            <w:lang w:val="en-GB"/>
          </w:rPr>
          <w:tab/>
        </w:r>
        <w:r w:rsidR="00620D2C" w:rsidRPr="00620D2C">
          <w:rPr>
            <w:lang w:val="en-GB"/>
          </w:rPr>
          <w:tab/>
        </w:r>
        <w:r w:rsidR="00620D2C" w:rsidRPr="00620D2C">
          <w:rPr>
            <w:lang w:val="en-GB"/>
          </w:rPr>
          <w:tab/>
        </w:r>
        <w:r w:rsidR="00620D2C" w:rsidRPr="00ED2012">
          <w:rPr>
            <w:color w:val="00B050"/>
            <w:lang w:val="en-GB"/>
          </w:rPr>
          <w:t>;; RIF bi</w:t>
        </w:r>
      </w:ins>
      <w:r w:rsidR="00620D2C" w:rsidRPr="00ED2012">
        <w:rPr>
          <w:color w:val="00B050"/>
          <w:lang w:val="en-GB"/>
        </w:rPr>
        <w:t>oavailability</w:t>
      </w:r>
    </w:p>
    <w:p w14:paraId="297141E9" w14:textId="1C61195D" w:rsidR="002C7C05" w:rsidRPr="00620D2C" w:rsidRDefault="002C7C05" w:rsidP="002C7C05">
      <w:pPr>
        <w:spacing w:after="0" w:line="300" w:lineRule="auto"/>
        <w:rPr>
          <w:lang w:val="en-GB"/>
        </w:rPr>
      </w:pPr>
      <w:r w:rsidRPr="00620D2C">
        <w:rPr>
          <w:lang w:val="en-GB"/>
        </w:rPr>
        <w:t>CL=THETA(</w:t>
      </w:r>
      <w:proofErr w:type="gramStart"/>
      <w:r w:rsidRPr="00620D2C">
        <w:rPr>
          <w:lang w:val="en-GB"/>
        </w:rPr>
        <w:t>1)*</w:t>
      </w:r>
      <w:proofErr w:type="gramEnd"/>
      <w:r w:rsidRPr="00620D2C">
        <w:rPr>
          <w:lang w:val="en-GB"/>
        </w:rPr>
        <w:t>((WEIGHT/55.7)**0.75)*EXP(ETA(1))</w:t>
      </w:r>
      <w:ins w:id="8" w:author="Glauco Nardotto" w:date="2024-07-03T16:09:00Z">
        <w:r w:rsidR="00620D2C" w:rsidRPr="00620D2C">
          <w:rPr>
            <w:lang w:val="en-GB"/>
          </w:rPr>
          <w:tab/>
        </w:r>
        <w:r w:rsidR="00620D2C" w:rsidRPr="00ED2012">
          <w:rPr>
            <w:color w:val="00B050"/>
            <w:lang w:val="en-GB"/>
          </w:rPr>
          <w:t>;; RIF clearance</w:t>
        </w:r>
      </w:ins>
    </w:p>
    <w:p w14:paraId="78FA4EF9" w14:textId="2B5645FE" w:rsidR="002C7C05" w:rsidRPr="00620D2C" w:rsidRDefault="002C7C05" w:rsidP="002C7C05">
      <w:pPr>
        <w:spacing w:after="0" w:line="300" w:lineRule="auto"/>
        <w:rPr>
          <w:lang w:val="en-GB"/>
        </w:rPr>
      </w:pPr>
      <w:r w:rsidRPr="00620D2C">
        <w:rPr>
          <w:lang w:val="en-GB"/>
        </w:rPr>
        <w:t>V=THETA(</w:t>
      </w:r>
      <w:proofErr w:type="gramStart"/>
      <w:r w:rsidRPr="00620D2C">
        <w:rPr>
          <w:lang w:val="en-GB"/>
        </w:rPr>
        <w:t>2)*</w:t>
      </w:r>
      <w:proofErr w:type="gramEnd"/>
      <w:r w:rsidRPr="00620D2C">
        <w:rPr>
          <w:lang w:val="en-GB"/>
        </w:rPr>
        <w:t>(WEIGHT/55.7)*EXP(ETA(6))</w:t>
      </w:r>
      <w:ins w:id="9" w:author="Glauco Nardotto" w:date="2024-07-03T16:09:00Z">
        <w:r w:rsidR="00620D2C" w:rsidRPr="00620D2C">
          <w:rPr>
            <w:lang w:val="en-GB"/>
          </w:rPr>
          <w:tab/>
        </w:r>
        <w:r w:rsidR="00620D2C" w:rsidRPr="00620D2C">
          <w:rPr>
            <w:lang w:val="en-GB"/>
          </w:rPr>
          <w:tab/>
        </w:r>
        <w:r w:rsidR="00620D2C" w:rsidRPr="00ED2012">
          <w:rPr>
            <w:color w:val="00B050"/>
            <w:lang w:val="en-GB"/>
          </w:rPr>
          <w:t xml:space="preserve">;; </w:t>
        </w:r>
      </w:ins>
      <w:ins w:id="10" w:author="Glauco Nardotto" w:date="2024-07-03T16:10:00Z">
        <w:r w:rsidR="00620D2C" w:rsidRPr="00ED2012">
          <w:rPr>
            <w:color w:val="00B050"/>
            <w:lang w:val="en-GB"/>
          </w:rPr>
          <w:t>RIF volume of distribution</w:t>
        </w:r>
      </w:ins>
    </w:p>
    <w:p w14:paraId="35B4A3AA" w14:textId="1ABF1D50" w:rsidR="002C7C05" w:rsidRPr="00620D2C" w:rsidRDefault="00F629CE" w:rsidP="002C7C05">
      <w:pPr>
        <w:spacing w:after="0" w:line="300" w:lineRule="auto"/>
        <w:rPr>
          <w:lang w:val="en-GB"/>
        </w:rPr>
      </w:pPr>
      <w:ins w:id="11" w:author="Glauco Nardotto" w:date="2024-07-02T18:08:00Z">
        <w:r w:rsidRPr="00620D2C">
          <w:rPr>
            <w:lang w:val="en-GB"/>
          </w:rPr>
          <w:t>FM</w:t>
        </w:r>
      </w:ins>
      <w:r w:rsidR="002C7C05" w:rsidRPr="00620D2C">
        <w:rPr>
          <w:lang w:val="en-GB"/>
        </w:rPr>
        <w:t>=THETA(</w:t>
      </w:r>
      <w:proofErr w:type="gramStart"/>
      <w:r w:rsidR="002C7C05" w:rsidRPr="00620D2C">
        <w:rPr>
          <w:lang w:val="en-GB"/>
        </w:rPr>
        <w:t>3)*</w:t>
      </w:r>
      <w:proofErr w:type="gramEnd"/>
      <w:r w:rsidR="002C7C05" w:rsidRPr="00620D2C">
        <w:rPr>
          <w:lang w:val="en-GB"/>
        </w:rPr>
        <w:t>EXP(ETA(2))</w:t>
      </w:r>
      <w:ins w:id="12" w:author="Glauco Nardotto" w:date="2024-07-03T16:10:00Z">
        <w:r w:rsidR="00620D2C" w:rsidRPr="00620D2C">
          <w:rPr>
            <w:lang w:val="en-GB"/>
          </w:rPr>
          <w:tab/>
        </w:r>
        <w:r w:rsidR="00620D2C" w:rsidRPr="00620D2C">
          <w:rPr>
            <w:lang w:val="en-GB"/>
          </w:rPr>
          <w:tab/>
        </w:r>
        <w:r w:rsidR="00620D2C" w:rsidRPr="00620D2C">
          <w:rPr>
            <w:lang w:val="en-GB"/>
          </w:rPr>
          <w:tab/>
        </w:r>
        <w:r w:rsidR="00620D2C" w:rsidRPr="00620D2C">
          <w:rPr>
            <w:lang w:val="en-GB"/>
          </w:rPr>
          <w:tab/>
        </w:r>
        <w:r w:rsidR="00620D2C" w:rsidRPr="00ED2012">
          <w:rPr>
            <w:color w:val="00B050"/>
            <w:lang w:val="en-GB"/>
          </w:rPr>
          <w:t xml:space="preserve">;; </w:t>
        </w:r>
        <w:proofErr w:type="spellStart"/>
        <w:r w:rsidR="00620D2C" w:rsidRPr="00ED2012">
          <w:rPr>
            <w:color w:val="00B050"/>
            <w:lang w:val="en-GB"/>
          </w:rPr>
          <w:t>desRIF</w:t>
        </w:r>
        <w:proofErr w:type="spellEnd"/>
        <w:r w:rsidR="00620D2C" w:rsidRPr="00ED2012">
          <w:rPr>
            <w:color w:val="00B050"/>
            <w:lang w:val="en-GB"/>
          </w:rPr>
          <w:t xml:space="preserve"> formation ratio</w:t>
        </w:r>
      </w:ins>
    </w:p>
    <w:p w14:paraId="6DF77850" w14:textId="0A308F5B" w:rsidR="002C7C05" w:rsidRPr="00FF7044" w:rsidRDefault="002C7C05" w:rsidP="002C7C05">
      <w:pPr>
        <w:spacing w:after="0" w:line="300" w:lineRule="auto"/>
        <w:rPr>
          <w:lang w:val="en-GB"/>
        </w:rPr>
      </w:pPr>
      <w:r w:rsidRPr="00FF7044">
        <w:rPr>
          <w:lang w:val="en-GB"/>
        </w:rPr>
        <w:t>CLM=THETA(</w:t>
      </w:r>
      <w:proofErr w:type="gramStart"/>
      <w:r w:rsidRPr="00FF7044">
        <w:rPr>
          <w:lang w:val="en-GB"/>
        </w:rPr>
        <w:t>4)*</w:t>
      </w:r>
      <w:proofErr w:type="gramEnd"/>
      <w:r w:rsidRPr="00FF7044">
        <w:rPr>
          <w:lang w:val="en-GB"/>
        </w:rPr>
        <w:t>((WEIGHT/55.7)**0.75)*EXP(ETA(5))</w:t>
      </w:r>
      <w:ins w:id="13" w:author="Glauco Nardotto" w:date="2024-07-03T16:10:00Z">
        <w:r w:rsidR="00620D2C">
          <w:rPr>
            <w:lang w:val="en-GB"/>
          </w:rPr>
          <w:tab/>
        </w:r>
        <w:r w:rsidR="00620D2C" w:rsidRPr="00ED2012">
          <w:rPr>
            <w:color w:val="00B050"/>
            <w:lang w:val="en-GB"/>
          </w:rPr>
          <w:t xml:space="preserve">;; </w:t>
        </w:r>
        <w:proofErr w:type="spellStart"/>
        <w:r w:rsidR="00620D2C" w:rsidRPr="00ED2012">
          <w:rPr>
            <w:color w:val="00B050"/>
            <w:lang w:val="en-GB"/>
          </w:rPr>
          <w:t>desRIF</w:t>
        </w:r>
        <w:proofErr w:type="spellEnd"/>
        <w:r w:rsidR="00620D2C" w:rsidRPr="00ED2012">
          <w:rPr>
            <w:color w:val="00B050"/>
            <w:lang w:val="en-GB"/>
          </w:rPr>
          <w:t xml:space="preserve"> clearance</w:t>
        </w:r>
      </w:ins>
    </w:p>
    <w:p w14:paraId="49CF80CF" w14:textId="69CD8B62" w:rsidR="002C7C05" w:rsidRPr="00FF7044" w:rsidRDefault="002C7C05" w:rsidP="002C7C05">
      <w:pPr>
        <w:spacing w:after="0" w:line="300" w:lineRule="auto"/>
        <w:rPr>
          <w:lang w:val="en-GB"/>
        </w:rPr>
      </w:pPr>
      <w:r w:rsidRPr="00FF7044">
        <w:rPr>
          <w:lang w:val="en-GB"/>
        </w:rPr>
        <w:t>VM=THETA(</w:t>
      </w:r>
      <w:proofErr w:type="gramStart"/>
      <w:r w:rsidRPr="00FF7044">
        <w:rPr>
          <w:lang w:val="en-GB"/>
        </w:rPr>
        <w:t>6)*</w:t>
      </w:r>
      <w:proofErr w:type="gramEnd"/>
      <w:r w:rsidRPr="00FF7044">
        <w:rPr>
          <w:lang w:val="en-GB"/>
        </w:rPr>
        <w:t>(WEIGHT/55.7)*EXP(ETA(7))</w:t>
      </w:r>
      <w:ins w:id="14" w:author="Glauco Nardotto" w:date="2024-07-03T16:10:00Z">
        <w:r w:rsidR="00620D2C">
          <w:rPr>
            <w:lang w:val="en-GB"/>
          </w:rPr>
          <w:tab/>
        </w:r>
        <w:r w:rsidR="00620D2C">
          <w:rPr>
            <w:lang w:val="en-GB"/>
          </w:rPr>
          <w:tab/>
          <w:t>;</w:t>
        </w:r>
        <w:r w:rsidR="00620D2C" w:rsidRPr="00ED2012">
          <w:rPr>
            <w:color w:val="00B050"/>
            <w:lang w:val="en-GB"/>
          </w:rPr>
          <w:t xml:space="preserve">; </w:t>
        </w:r>
        <w:proofErr w:type="spellStart"/>
        <w:r w:rsidR="00620D2C" w:rsidRPr="00ED2012">
          <w:rPr>
            <w:color w:val="00B050"/>
            <w:lang w:val="en-GB"/>
          </w:rPr>
          <w:t>desRIF</w:t>
        </w:r>
        <w:proofErr w:type="spellEnd"/>
        <w:r w:rsidR="00620D2C" w:rsidRPr="00ED2012">
          <w:rPr>
            <w:color w:val="00B050"/>
            <w:lang w:val="en-GB"/>
          </w:rPr>
          <w:t xml:space="preserve"> volume of distribution</w:t>
        </w:r>
      </w:ins>
    </w:p>
    <w:p w14:paraId="388D66D5" w14:textId="77777777" w:rsidR="002C7C05" w:rsidRPr="00FF7044" w:rsidRDefault="002C7C05" w:rsidP="002C7C05">
      <w:pPr>
        <w:spacing w:after="0" w:line="300" w:lineRule="auto"/>
        <w:rPr>
          <w:lang w:val="en-GB"/>
        </w:rPr>
      </w:pPr>
    </w:p>
    <w:p w14:paraId="23AEC6DB" w14:textId="77777777" w:rsidR="002C7C05" w:rsidRPr="00ED2012" w:rsidRDefault="002C7C05" w:rsidP="002C7C05">
      <w:pPr>
        <w:spacing w:after="0" w:line="300" w:lineRule="auto"/>
        <w:rPr>
          <w:lang w:val="en-GB"/>
        </w:rPr>
      </w:pPr>
      <w:r w:rsidRPr="00ED2012">
        <w:rPr>
          <w:lang w:val="en-GB"/>
        </w:rPr>
        <w:t>S2=V/1000</w:t>
      </w:r>
    </w:p>
    <w:p w14:paraId="030F925C" w14:textId="77777777" w:rsidR="002C7C05" w:rsidRPr="00ED2012" w:rsidRDefault="002C7C05" w:rsidP="002C7C05">
      <w:pPr>
        <w:spacing w:after="0" w:line="300" w:lineRule="auto"/>
        <w:rPr>
          <w:lang w:val="en-GB"/>
        </w:rPr>
      </w:pPr>
      <w:r w:rsidRPr="00ED2012">
        <w:rPr>
          <w:lang w:val="en-GB"/>
        </w:rPr>
        <w:t>S3=VM/1000</w:t>
      </w:r>
    </w:p>
    <w:p w14:paraId="34936A3E" w14:textId="77777777" w:rsidR="002C7C05" w:rsidRPr="00ED2012" w:rsidRDefault="002C7C05" w:rsidP="002C7C05">
      <w:pPr>
        <w:spacing w:after="0" w:line="300" w:lineRule="auto"/>
        <w:rPr>
          <w:lang w:val="en-GB"/>
        </w:rPr>
      </w:pPr>
    </w:p>
    <w:p w14:paraId="165F8E87" w14:textId="3664B3E7" w:rsidR="002C7C05" w:rsidRPr="00ED2012" w:rsidRDefault="002C7C05" w:rsidP="002C7C05">
      <w:pPr>
        <w:spacing w:after="0" w:line="300" w:lineRule="auto"/>
        <w:rPr>
          <w:color w:val="00B050"/>
          <w:lang w:val="en-US"/>
        </w:rPr>
      </w:pPr>
      <w:r w:rsidRPr="00ED2012">
        <w:rPr>
          <w:color w:val="00B050"/>
          <w:lang w:val="en-US"/>
        </w:rPr>
        <w:t xml:space="preserve"> </w:t>
      </w:r>
      <w:proofErr w:type="gramStart"/>
      <w:ins w:id="15" w:author="Glauco Nardotto" w:date="2024-07-03T16:12:00Z">
        <w:r w:rsidR="00620D2C" w:rsidRPr="00ED2012">
          <w:rPr>
            <w:color w:val="00B050"/>
            <w:lang w:val="en-US"/>
          </w:rPr>
          <w:t>;</w:t>
        </w:r>
      </w:ins>
      <w:r w:rsidR="00852D92" w:rsidRPr="00ED2012">
        <w:rPr>
          <w:color w:val="00B050"/>
          <w:lang w:val="en-US"/>
        </w:rPr>
        <w:t>;</w:t>
      </w:r>
      <w:proofErr w:type="gramEnd"/>
      <w:ins w:id="16" w:author="Glauco Nardotto" w:date="2024-07-03T16:12:00Z">
        <w:r w:rsidR="00620D2C" w:rsidRPr="00ED2012">
          <w:rPr>
            <w:color w:val="00B050"/>
            <w:lang w:val="en-US"/>
          </w:rPr>
          <w:t>RIF absorption transit model</w:t>
        </w:r>
      </w:ins>
    </w:p>
    <w:p w14:paraId="6AEB9C9B" w14:textId="7CCB8EA0" w:rsidR="002C7C05" w:rsidRPr="00ED2012" w:rsidRDefault="002C7C05" w:rsidP="002C7C05">
      <w:pPr>
        <w:spacing w:after="0" w:line="300" w:lineRule="auto"/>
        <w:rPr>
          <w:lang w:val="en-GB"/>
        </w:rPr>
      </w:pPr>
      <w:r w:rsidRPr="00ED2012">
        <w:rPr>
          <w:lang w:val="en-GB"/>
        </w:rPr>
        <w:t>MTT=THETA(</w:t>
      </w:r>
      <w:proofErr w:type="gramStart"/>
      <w:r w:rsidRPr="00ED2012">
        <w:rPr>
          <w:lang w:val="en-GB"/>
        </w:rPr>
        <w:t>5)*</w:t>
      </w:r>
      <w:proofErr w:type="gramEnd"/>
      <w:r w:rsidRPr="00ED2012">
        <w:rPr>
          <w:lang w:val="en-GB"/>
        </w:rPr>
        <w:t>EXP(ETA(3))</w:t>
      </w:r>
    </w:p>
    <w:p w14:paraId="6BE3DA68" w14:textId="77777777" w:rsidR="002C7C05" w:rsidRPr="00ED2012" w:rsidRDefault="002C7C05" w:rsidP="002C7C05">
      <w:pPr>
        <w:spacing w:after="0" w:line="300" w:lineRule="auto"/>
        <w:rPr>
          <w:lang w:val="nl-NL"/>
        </w:rPr>
      </w:pPr>
      <w:r w:rsidRPr="00ED2012">
        <w:rPr>
          <w:lang w:val="nl-NL"/>
        </w:rPr>
        <w:t>NN=3</w:t>
      </w:r>
    </w:p>
    <w:p w14:paraId="3A6CDD50" w14:textId="2C56461D" w:rsidR="00530C35" w:rsidRPr="00FF7044" w:rsidRDefault="002C7C05" w:rsidP="002C7C05">
      <w:pPr>
        <w:spacing w:after="0" w:line="300" w:lineRule="auto"/>
        <w:rPr>
          <w:lang w:val="nl-NL"/>
        </w:rPr>
      </w:pPr>
      <w:r w:rsidRPr="00FF7044">
        <w:rPr>
          <w:lang w:val="nl-NL"/>
        </w:rPr>
        <w:t>KTR=((NN+1)/MTT)</w:t>
      </w:r>
    </w:p>
    <w:p w14:paraId="0231903B" w14:textId="77777777" w:rsidR="002C7C05" w:rsidRPr="00FF7044" w:rsidRDefault="002C7C05" w:rsidP="002C7C05">
      <w:pPr>
        <w:spacing w:after="0" w:line="300" w:lineRule="auto"/>
        <w:rPr>
          <w:lang w:val="nl-NL"/>
        </w:rPr>
      </w:pPr>
      <w:r w:rsidRPr="00FF7044">
        <w:rPr>
          <w:lang w:val="nl-NL"/>
        </w:rPr>
        <w:t>KA=KTR</w:t>
      </w:r>
    </w:p>
    <w:p w14:paraId="4276E88C" w14:textId="77777777" w:rsidR="002C7C05" w:rsidRPr="00FF7044" w:rsidRDefault="002C7C05" w:rsidP="002C7C05">
      <w:pPr>
        <w:spacing w:after="0" w:line="300" w:lineRule="auto"/>
        <w:rPr>
          <w:lang w:val="nl-NL"/>
        </w:rPr>
      </w:pPr>
    </w:p>
    <w:p w14:paraId="416DD795" w14:textId="77777777" w:rsidR="002C7C05" w:rsidRPr="00ED2012" w:rsidRDefault="002C7C05" w:rsidP="002C7C05">
      <w:pPr>
        <w:spacing w:after="0" w:line="300" w:lineRule="auto"/>
        <w:rPr>
          <w:lang w:val="en-US"/>
        </w:rPr>
      </w:pPr>
      <w:r w:rsidRPr="00ED2012">
        <w:rPr>
          <w:lang w:val="en-US"/>
        </w:rPr>
        <w:t>$DES</w:t>
      </w:r>
    </w:p>
    <w:p w14:paraId="2DF44E5D" w14:textId="77777777" w:rsidR="002C7C05" w:rsidRPr="00ED2012" w:rsidRDefault="002C7C05" w:rsidP="002C7C05">
      <w:pPr>
        <w:spacing w:after="0" w:line="300" w:lineRule="auto"/>
      </w:pPr>
      <w:r w:rsidRPr="00ED2012">
        <w:t>DADT(</w:t>
      </w:r>
      <w:proofErr w:type="gramStart"/>
      <w:r w:rsidRPr="00ED2012">
        <w:t>1)=</w:t>
      </w:r>
      <w:proofErr w:type="gramEnd"/>
      <w:r w:rsidRPr="00ED2012">
        <w:t>-KA*A(1)</w:t>
      </w:r>
    </w:p>
    <w:p w14:paraId="106F1A75" w14:textId="40EE21C0" w:rsidR="002C7C05" w:rsidRPr="00ED2012" w:rsidRDefault="002C7C05" w:rsidP="002C7C05">
      <w:pPr>
        <w:spacing w:after="0" w:line="300" w:lineRule="auto"/>
      </w:pPr>
      <w:r w:rsidRPr="00ED2012">
        <w:t>DADT(</w:t>
      </w:r>
      <w:proofErr w:type="gramStart"/>
      <w:r w:rsidRPr="00ED2012">
        <w:t>2)=</w:t>
      </w:r>
      <w:proofErr w:type="gramEnd"/>
      <w:r w:rsidRPr="00ED2012">
        <w:t>KTR*A(6)-(CL*(1-</w:t>
      </w:r>
      <w:ins w:id="17" w:author="Glauco Nardotto" w:date="2024-07-02T18:08:00Z">
        <w:r w:rsidR="00F629CE">
          <w:t>FM</w:t>
        </w:r>
      </w:ins>
      <w:r w:rsidRPr="00ED2012">
        <w:t>)/V)*A(2)-(CL*</w:t>
      </w:r>
      <w:ins w:id="18" w:author="Glauco Nardotto" w:date="2024-07-02T18:08:00Z">
        <w:r w:rsidR="00F629CE">
          <w:t>FM</w:t>
        </w:r>
      </w:ins>
      <w:r w:rsidRPr="00ED2012">
        <w:t>/V)*A(2)</w:t>
      </w:r>
    </w:p>
    <w:p w14:paraId="1156B7B9" w14:textId="44A7AE58" w:rsidR="002C7C05" w:rsidRPr="00ED2012" w:rsidRDefault="002C7C05" w:rsidP="002C7C05">
      <w:pPr>
        <w:spacing w:after="0" w:line="300" w:lineRule="auto"/>
      </w:pPr>
      <w:r w:rsidRPr="00ED2012">
        <w:t>DADT(</w:t>
      </w:r>
      <w:proofErr w:type="gramStart"/>
      <w:r w:rsidRPr="00ED2012">
        <w:t>3)=</w:t>
      </w:r>
      <w:proofErr w:type="gramEnd"/>
      <w:r w:rsidRPr="00ED2012">
        <w:t>(CL*</w:t>
      </w:r>
      <w:ins w:id="19" w:author="Glauco Nardotto" w:date="2024-07-02T18:08:00Z">
        <w:r w:rsidR="00F629CE" w:rsidRPr="00ED2012">
          <w:t>FM</w:t>
        </w:r>
      </w:ins>
      <w:r w:rsidRPr="00ED2012">
        <w:t>/V)*A(2)-(CLM/VM)*A(3)</w:t>
      </w:r>
    </w:p>
    <w:p w14:paraId="46D2F70B" w14:textId="77777777" w:rsidR="002C7C05" w:rsidRPr="00F629CE" w:rsidRDefault="002C7C05" w:rsidP="002C7C05">
      <w:pPr>
        <w:spacing w:after="0" w:line="300" w:lineRule="auto"/>
      </w:pPr>
      <w:r w:rsidRPr="00F629CE">
        <w:t>DADT(</w:t>
      </w:r>
      <w:proofErr w:type="gramStart"/>
      <w:r w:rsidRPr="00F629CE">
        <w:t>4)=</w:t>
      </w:r>
      <w:proofErr w:type="gramEnd"/>
      <w:r w:rsidRPr="00F629CE">
        <w:t>KA*A(1)-KTR*A(4)</w:t>
      </w:r>
    </w:p>
    <w:p w14:paraId="265C3BBC" w14:textId="77777777" w:rsidR="002C7C05" w:rsidRPr="00F629CE" w:rsidRDefault="002C7C05" w:rsidP="002C7C05">
      <w:pPr>
        <w:spacing w:after="0" w:line="300" w:lineRule="auto"/>
      </w:pPr>
      <w:r w:rsidRPr="00F629CE">
        <w:t>DADT(</w:t>
      </w:r>
      <w:proofErr w:type="gramStart"/>
      <w:r w:rsidRPr="00F629CE">
        <w:t>5)=</w:t>
      </w:r>
      <w:proofErr w:type="gramEnd"/>
      <w:r w:rsidRPr="00F629CE">
        <w:t>KTR*A(4)-KTR*A(5)</w:t>
      </w:r>
    </w:p>
    <w:p w14:paraId="3B6C73DD" w14:textId="77777777" w:rsidR="002C7C05" w:rsidRPr="00F629CE" w:rsidRDefault="002C7C05" w:rsidP="002C7C05">
      <w:pPr>
        <w:spacing w:after="0" w:line="300" w:lineRule="auto"/>
      </w:pPr>
      <w:r w:rsidRPr="00F629CE">
        <w:t>DADT(</w:t>
      </w:r>
      <w:proofErr w:type="gramStart"/>
      <w:r w:rsidRPr="00F629CE">
        <w:t>6)=</w:t>
      </w:r>
      <w:proofErr w:type="gramEnd"/>
      <w:r w:rsidRPr="00F629CE">
        <w:t>KTR*A(5)-KTR*A(6)</w:t>
      </w:r>
    </w:p>
    <w:p w14:paraId="4AA5B396" w14:textId="77777777" w:rsidR="002C7C05" w:rsidRPr="00F629CE" w:rsidRDefault="002C7C05" w:rsidP="002C7C05">
      <w:pPr>
        <w:spacing w:after="0" w:line="300" w:lineRule="auto"/>
      </w:pPr>
    </w:p>
    <w:p w14:paraId="329689D6" w14:textId="77777777" w:rsidR="002C7C05" w:rsidRPr="00FF7044" w:rsidRDefault="002C7C05" w:rsidP="002C7C05">
      <w:pPr>
        <w:spacing w:after="0" w:line="300" w:lineRule="auto"/>
        <w:rPr>
          <w:lang w:val="en-GB"/>
        </w:rPr>
      </w:pPr>
      <w:r w:rsidRPr="00FF7044">
        <w:rPr>
          <w:lang w:val="en-GB"/>
        </w:rPr>
        <w:lastRenderedPageBreak/>
        <w:t>$ERROR</w:t>
      </w:r>
    </w:p>
    <w:p w14:paraId="5432B800" w14:textId="77777777" w:rsidR="002C7C05" w:rsidRPr="00FF7044" w:rsidRDefault="002C7C05" w:rsidP="002C7C05">
      <w:pPr>
        <w:spacing w:after="0" w:line="300" w:lineRule="auto"/>
        <w:rPr>
          <w:lang w:val="en-GB"/>
        </w:rPr>
      </w:pPr>
      <w:proofErr w:type="gramStart"/>
      <w:r w:rsidRPr="00FF7044">
        <w:rPr>
          <w:lang w:val="en-GB"/>
        </w:rPr>
        <w:t>IF(</w:t>
      </w:r>
      <w:proofErr w:type="gramEnd"/>
      <w:r w:rsidRPr="00FF7044">
        <w:rPr>
          <w:lang w:val="en-GB"/>
        </w:rPr>
        <w:t>CMT.EQ.2) THEN</w:t>
      </w:r>
    </w:p>
    <w:p w14:paraId="17418D0B" w14:textId="77777777" w:rsidR="00547E00" w:rsidRPr="00FF7044" w:rsidRDefault="00547E00" w:rsidP="00547E00">
      <w:pPr>
        <w:spacing w:after="0" w:line="300" w:lineRule="auto"/>
        <w:rPr>
          <w:lang w:val="en-GB"/>
        </w:rPr>
      </w:pPr>
      <w:r w:rsidRPr="00FF7044">
        <w:rPr>
          <w:lang w:val="en-GB"/>
        </w:rPr>
        <w:t>IPRED=</w:t>
      </w:r>
      <w:proofErr w:type="gramStart"/>
      <w:r w:rsidRPr="00FF7044">
        <w:rPr>
          <w:lang w:val="en-GB"/>
        </w:rPr>
        <w:t>A(</w:t>
      </w:r>
      <w:proofErr w:type="gramEnd"/>
      <w:r w:rsidRPr="00FF7044">
        <w:rPr>
          <w:lang w:val="en-GB"/>
        </w:rPr>
        <w:t>2)/S2</w:t>
      </w:r>
    </w:p>
    <w:p w14:paraId="69D5E72C" w14:textId="77777777" w:rsidR="00EC63AD" w:rsidRDefault="00EC63AD" w:rsidP="00EC63AD">
      <w:pPr>
        <w:spacing w:after="0" w:line="300" w:lineRule="auto"/>
        <w:rPr>
          <w:lang w:val="en-GB"/>
        </w:rPr>
      </w:pPr>
      <w:proofErr w:type="spellStart"/>
      <w:r w:rsidRPr="00B1576A">
        <w:rPr>
          <w:lang w:val="en-GB"/>
        </w:rPr>
        <w:t>EPSrif</w:t>
      </w:r>
      <w:proofErr w:type="spellEnd"/>
      <w:r w:rsidRPr="00B1576A">
        <w:rPr>
          <w:lang w:val="en-GB"/>
        </w:rPr>
        <w:t>=IPRED*EPS(</w:t>
      </w:r>
      <w:proofErr w:type="gramStart"/>
      <w:r w:rsidRPr="00B1576A">
        <w:rPr>
          <w:lang w:val="en-GB"/>
        </w:rPr>
        <w:t>1)*</w:t>
      </w:r>
      <w:proofErr w:type="gramEnd"/>
      <w:r w:rsidRPr="00B1576A">
        <w:rPr>
          <w:lang w:val="en-GB"/>
        </w:rPr>
        <w:t>EXP(ETA(9))</w:t>
      </w:r>
    </w:p>
    <w:p w14:paraId="4E1268A9" w14:textId="77777777" w:rsidR="00EC63AD" w:rsidRPr="00FF7044" w:rsidRDefault="00EC63AD" w:rsidP="00EC63AD">
      <w:pPr>
        <w:spacing w:after="0" w:line="300" w:lineRule="auto"/>
        <w:rPr>
          <w:lang w:val="en-GB"/>
        </w:rPr>
      </w:pPr>
      <w:r w:rsidRPr="00FF7044">
        <w:rPr>
          <w:lang w:val="en-GB"/>
        </w:rPr>
        <w:t>Y=</w:t>
      </w:r>
      <w:proofErr w:type="spellStart"/>
      <w:r w:rsidRPr="00FF7044">
        <w:rPr>
          <w:lang w:val="en-GB"/>
        </w:rPr>
        <w:t>IPRED+EPSrif</w:t>
      </w:r>
      <w:r>
        <w:rPr>
          <w:lang w:val="en-GB"/>
        </w:rPr>
        <w:t>+</w:t>
      </w:r>
      <w:proofErr w:type="gramStart"/>
      <w:r>
        <w:rPr>
          <w:lang w:val="en-GB"/>
        </w:rPr>
        <w:t>EPS</w:t>
      </w:r>
      <w:proofErr w:type="spellEnd"/>
      <w:r>
        <w:rPr>
          <w:lang w:val="en-GB"/>
        </w:rPr>
        <w:t>(</w:t>
      </w:r>
      <w:proofErr w:type="gramEnd"/>
      <w:r>
        <w:rPr>
          <w:lang w:val="en-GB"/>
        </w:rPr>
        <w:t>3)</w:t>
      </w:r>
    </w:p>
    <w:p w14:paraId="522955D5" w14:textId="77777777" w:rsidR="002C7C05" w:rsidRPr="00FF7044" w:rsidRDefault="002C7C05" w:rsidP="002C7C05">
      <w:pPr>
        <w:spacing w:after="0" w:line="300" w:lineRule="auto"/>
        <w:rPr>
          <w:lang w:val="en-GB"/>
        </w:rPr>
      </w:pPr>
      <w:r w:rsidRPr="00FF7044">
        <w:rPr>
          <w:lang w:val="en-GB"/>
        </w:rPr>
        <w:t>END IF</w:t>
      </w:r>
    </w:p>
    <w:p w14:paraId="16CEBD13" w14:textId="77777777" w:rsidR="002C7C05" w:rsidRPr="00FF7044" w:rsidRDefault="002C7C05" w:rsidP="002C7C05">
      <w:pPr>
        <w:spacing w:after="0" w:line="300" w:lineRule="auto"/>
        <w:rPr>
          <w:lang w:val="en-GB"/>
        </w:rPr>
      </w:pPr>
    </w:p>
    <w:p w14:paraId="4C788F7F" w14:textId="77777777" w:rsidR="002C7C05" w:rsidRPr="00FF7044" w:rsidRDefault="002C7C05" w:rsidP="002C7C05">
      <w:pPr>
        <w:spacing w:after="0" w:line="300" w:lineRule="auto"/>
        <w:rPr>
          <w:lang w:val="en-GB"/>
        </w:rPr>
      </w:pPr>
      <w:proofErr w:type="gramStart"/>
      <w:r w:rsidRPr="00FF7044">
        <w:rPr>
          <w:lang w:val="en-GB"/>
        </w:rPr>
        <w:t>IF(</w:t>
      </w:r>
      <w:proofErr w:type="gramEnd"/>
      <w:r w:rsidRPr="00FF7044">
        <w:rPr>
          <w:lang w:val="en-GB"/>
        </w:rPr>
        <w:t>CMT.EQ.3) THEN</w:t>
      </w:r>
    </w:p>
    <w:p w14:paraId="540CBF42" w14:textId="77777777" w:rsidR="00B00DEF" w:rsidRPr="00FF7044" w:rsidRDefault="00B00DEF" w:rsidP="00B00DEF">
      <w:pPr>
        <w:spacing w:after="0" w:line="300" w:lineRule="auto"/>
        <w:rPr>
          <w:lang w:val="en-GB"/>
        </w:rPr>
      </w:pPr>
      <w:r w:rsidRPr="00FF7044">
        <w:rPr>
          <w:lang w:val="en-GB"/>
        </w:rPr>
        <w:t>IPRED=</w:t>
      </w:r>
      <w:proofErr w:type="gramStart"/>
      <w:r w:rsidRPr="00FF7044">
        <w:rPr>
          <w:lang w:val="en-GB"/>
        </w:rPr>
        <w:t>A(</w:t>
      </w:r>
      <w:proofErr w:type="gramEnd"/>
      <w:r w:rsidRPr="00FF7044">
        <w:rPr>
          <w:lang w:val="en-GB"/>
        </w:rPr>
        <w:t>3)/S3</w:t>
      </w:r>
    </w:p>
    <w:p w14:paraId="2AD7715E" w14:textId="77777777" w:rsidR="00EC63AD" w:rsidRPr="00FF7044" w:rsidRDefault="00EC63AD" w:rsidP="00EC63AD">
      <w:pPr>
        <w:spacing w:after="0" w:line="300" w:lineRule="auto"/>
        <w:rPr>
          <w:lang w:val="en-GB"/>
        </w:rPr>
      </w:pPr>
      <w:proofErr w:type="spellStart"/>
      <w:r w:rsidRPr="00FF7044">
        <w:rPr>
          <w:lang w:val="en-GB"/>
        </w:rPr>
        <w:t>EPSdesrif</w:t>
      </w:r>
      <w:proofErr w:type="spellEnd"/>
      <w:r>
        <w:rPr>
          <w:lang w:val="en-GB"/>
        </w:rPr>
        <w:t>=</w:t>
      </w:r>
      <w:r w:rsidRPr="00B1576A">
        <w:rPr>
          <w:lang w:val="en-GB"/>
        </w:rPr>
        <w:t>IPRED*EPS(</w:t>
      </w:r>
      <w:proofErr w:type="gramStart"/>
      <w:r>
        <w:rPr>
          <w:lang w:val="en-GB"/>
        </w:rPr>
        <w:t>2</w:t>
      </w:r>
      <w:r w:rsidRPr="00B1576A">
        <w:rPr>
          <w:lang w:val="en-GB"/>
        </w:rPr>
        <w:t>)*</w:t>
      </w:r>
      <w:proofErr w:type="gramEnd"/>
      <w:r w:rsidRPr="00B1576A">
        <w:rPr>
          <w:lang w:val="en-GB"/>
        </w:rPr>
        <w:t>EXP(ETA(</w:t>
      </w:r>
      <w:r>
        <w:rPr>
          <w:lang w:val="en-GB"/>
        </w:rPr>
        <w:t>8</w:t>
      </w:r>
      <w:r w:rsidRPr="00B1576A">
        <w:rPr>
          <w:lang w:val="en-GB"/>
        </w:rPr>
        <w:t>))</w:t>
      </w:r>
    </w:p>
    <w:p w14:paraId="2624F918" w14:textId="77777777" w:rsidR="00EC63AD" w:rsidRPr="00FF7044" w:rsidRDefault="00EC63AD" w:rsidP="00EC63AD">
      <w:pPr>
        <w:spacing w:after="0" w:line="300" w:lineRule="auto"/>
        <w:rPr>
          <w:lang w:val="en-GB"/>
        </w:rPr>
      </w:pPr>
      <w:r w:rsidRPr="00FF7044">
        <w:rPr>
          <w:lang w:val="en-GB"/>
        </w:rPr>
        <w:t>Y=</w:t>
      </w:r>
      <w:proofErr w:type="spellStart"/>
      <w:r w:rsidRPr="00FF7044">
        <w:rPr>
          <w:lang w:val="en-GB"/>
        </w:rPr>
        <w:t>IPRED+EPSdesrif</w:t>
      </w:r>
      <w:r>
        <w:rPr>
          <w:lang w:val="en-GB"/>
        </w:rPr>
        <w:t>+</w:t>
      </w:r>
      <w:proofErr w:type="gramStart"/>
      <w:r>
        <w:rPr>
          <w:lang w:val="en-GB"/>
        </w:rPr>
        <w:t>EPS</w:t>
      </w:r>
      <w:proofErr w:type="spellEnd"/>
      <w:r>
        <w:rPr>
          <w:lang w:val="en-GB"/>
        </w:rPr>
        <w:t>(</w:t>
      </w:r>
      <w:proofErr w:type="gramEnd"/>
      <w:r>
        <w:rPr>
          <w:lang w:val="en-GB"/>
        </w:rPr>
        <w:t>4)</w:t>
      </w:r>
    </w:p>
    <w:p w14:paraId="7EF24675" w14:textId="77777777" w:rsidR="002C7C05" w:rsidRPr="00FF7044" w:rsidRDefault="002C7C05" w:rsidP="002C7C05">
      <w:pPr>
        <w:spacing w:after="0" w:line="300" w:lineRule="auto"/>
        <w:rPr>
          <w:lang w:val="en-GB"/>
        </w:rPr>
      </w:pPr>
      <w:r w:rsidRPr="00FF7044">
        <w:rPr>
          <w:lang w:val="en-GB"/>
        </w:rPr>
        <w:t>END IF</w:t>
      </w:r>
    </w:p>
    <w:p w14:paraId="2F85F7D5" w14:textId="77777777" w:rsidR="002C7C05" w:rsidRPr="00FF7044" w:rsidRDefault="002C7C05" w:rsidP="002C7C05">
      <w:pPr>
        <w:spacing w:after="0" w:line="300" w:lineRule="auto"/>
        <w:rPr>
          <w:lang w:val="en-GB"/>
        </w:rPr>
      </w:pPr>
    </w:p>
    <w:p w14:paraId="41816DA3" w14:textId="77777777" w:rsidR="002C7C05" w:rsidRPr="00FF7044" w:rsidRDefault="002C7C05" w:rsidP="002C7C05">
      <w:pPr>
        <w:spacing w:after="0" w:line="300" w:lineRule="auto"/>
        <w:rPr>
          <w:lang w:val="en-GB"/>
        </w:rPr>
      </w:pPr>
      <w:r w:rsidRPr="00FF7044">
        <w:rPr>
          <w:lang w:val="en-GB"/>
        </w:rPr>
        <w:t>IF (CMT.EQ.2) STRT=2</w:t>
      </w:r>
    </w:p>
    <w:p w14:paraId="1D57D617" w14:textId="77777777" w:rsidR="002C7C05" w:rsidRPr="00FF7044" w:rsidRDefault="002C7C05" w:rsidP="002C7C05">
      <w:pPr>
        <w:spacing w:after="0" w:line="300" w:lineRule="auto"/>
        <w:rPr>
          <w:lang w:val="en-GB"/>
        </w:rPr>
      </w:pPr>
      <w:r w:rsidRPr="00FF7044">
        <w:rPr>
          <w:lang w:val="en-GB"/>
        </w:rPr>
        <w:t>IF (CMT.EQ.3) STRT=3</w:t>
      </w:r>
    </w:p>
    <w:p w14:paraId="4DBCFBF5" w14:textId="77777777" w:rsidR="002C7C05" w:rsidRPr="00FF7044" w:rsidRDefault="002C7C05" w:rsidP="002C7C05">
      <w:pPr>
        <w:spacing w:after="0" w:line="300" w:lineRule="auto"/>
        <w:rPr>
          <w:lang w:val="en-GB"/>
        </w:rPr>
      </w:pPr>
    </w:p>
    <w:p w14:paraId="2CD3E0E8" w14:textId="443C73F0" w:rsidR="002C7C05" w:rsidRPr="00ED2012" w:rsidRDefault="002C7C05" w:rsidP="002C7C05">
      <w:pPr>
        <w:spacing w:after="0" w:line="300" w:lineRule="auto"/>
      </w:pPr>
      <w:r w:rsidRPr="00ED2012">
        <w:t>$</w:t>
      </w:r>
      <w:proofErr w:type="gramStart"/>
      <w:r w:rsidRPr="00ED2012">
        <w:t>THETA  (</w:t>
      </w:r>
      <w:proofErr w:type="gramEnd"/>
      <w:r w:rsidRPr="00ED2012">
        <w:t>0,35.2446)</w:t>
      </w:r>
      <w:r w:rsidR="009E7B84" w:rsidRPr="00ED2012">
        <w:tab/>
      </w:r>
      <w:r w:rsidRPr="00ED2012">
        <w:t xml:space="preserve"> ; CL</w:t>
      </w:r>
    </w:p>
    <w:p w14:paraId="5767F80D" w14:textId="211E851E" w:rsidR="002C7C05" w:rsidRPr="00ED2012" w:rsidRDefault="002C7C05" w:rsidP="002C7C05">
      <w:pPr>
        <w:spacing w:after="0" w:line="300" w:lineRule="auto"/>
      </w:pPr>
      <w:r w:rsidRPr="00ED2012">
        <w:t xml:space="preserve"> (0,107.724) </w:t>
      </w:r>
      <w:r w:rsidR="009E7B84" w:rsidRPr="00ED2012">
        <w:tab/>
      </w:r>
      <w:proofErr w:type="gramStart"/>
      <w:r w:rsidR="009E7B84" w:rsidRPr="00ED2012">
        <w:tab/>
        <w:t xml:space="preserve"> </w:t>
      </w:r>
      <w:r w:rsidRPr="00ED2012">
        <w:t>;</w:t>
      </w:r>
      <w:proofErr w:type="gramEnd"/>
      <w:r w:rsidRPr="00ED2012">
        <w:t xml:space="preserve"> V</w:t>
      </w:r>
    </w:p>
    <w:p w14:paraId="4AA3E769" w14:textId="773D6F41" w:rsidR="002C7C05" w:rsidRPr="00ED2012" w:rsidRDefault="002C7C05" w:rsidP="002C7C05">
      <w:pPr>
        <w:spacing w:after="0" w:line="300" w:lineRule="auto"/>
      </w:pPr>
      <w:r w:rsidRPr="00ED2012">
        <w:t xml:space="preserve"> 1 FIX </w:t>
      </w:r>
      <w:r w:rsidR="009E7B84" w:rsidRPr="00ED2012">
        <w:tab/>
      </w:r>
      <w:r w:rsidR="009E7B84" w:rsidRPr="00ED2012">
        <w:tab/>
      </w:r>
      <w:r w:rsidR="009E7B84" w:rsidRPr="00ED2012">
        <w:tab/>
        <w:t xml:space="preserve"> </w:t>
      </w:r>
      <w:r w:rsidRPr="00ED2012">
        <w:t xml:space="preserve">; </w:t>
      </w:r>
      <w:ins w:id="20" w:author="Glauco Nardotto" w:date="2024-07-02T18:08:00Z">
        <w:r w:rsidR="00F629CE" w:rsidRPr="00ED2012">
          <w:t>FM</w:t>
        </w:r>
      </w:ins>
    </w:p>
    <w:p w14:paraId="0CF17513" w14:textId="727119C4" w:rsidR="002C7C05" w:rsidRPr="00ED2012" w:rsidRDefault="002C7C05" w:rsidP="002C7C05">
      <w:pPr>
        <w:spacing w:after="0" w:line="300" w:lineRule="auto"/>
      </w:pPr>
      <w:r w:rsidRPr="00ED2012">
        <w:t xml:space="preserve"> (0,368.409)</w:t>
      </w:r>
      <w:r w:rsidR="009E7B84" w:rsidRPr="00ED2012">
        <w:tab/>
      </w:r>
      <w:proofErr w:type="gramStart"/>
      <w:r w:rsidR="009E7B84" w:rsidRPr="00ED2012">
        <w:tab/>
      </w:r>
      <w:r w:rsidRPr="00ED2012">
        <w:t xml:space="preserve"> ;</w:t>
      </w:r>
      <w:proofErr w:type="gramEnd"/>
      <w:r w:rsidRPr="00ED2012">
        <w:t xml:space="preserve"> CLM</w:t>
      </w:r>
    </w:p>
    <w:p w14:paraId="262509C9" w14:textId="43D137A1" w:rsidR="002C7C05" w:rsidRPr="00FF7044" w:rsidRDefault="002C7C05" w:rsidP="002C7C05">
      <w:pPr>
        <w:spacing w:after="0" w:line="300" w:lineRule="auto"/>
        <w:rPr>
          <w:lang w:val="en-GB"/>
        </w:rPr>
      </w:pPr>
      <w:r w:rsidRPr="00ED2012">
        <w:t xml:space="preserve"> </w:t>
      </w:r>
      <w:r w:rsidRPr="00FF7044">
        <w:rPr>
          <w:lang w:val="en-GB"/>
        </w:rPr>
        <w:t>(0,1.13401)</w:t>
      </w:r>
      <w:r w:rsidR="009E7B84" w:rsidRPr="00FF7044">
        <w:rPr>
          <w:lang w:val="en-GB"/>
        </w:rPr>
        <w:tab/>
      </w:r>
      <w:proofErr w:type="gramStart"/>
      <w:r w:rsidR="009E7B84" w:rsidRPr="00FF7044">
        <w:rPr>
          <w:lang w:val="en-GB"/>
        </w:rPr>
        <w:tab/>
      </w:r>
      <w:r w:rsidRPr="00FF7044">
        <w:rPr>
          <w:lang w:val="en-GB"/>
        </w:rPr>
        <w:t xml:space="preserve"> ;</w:t>
      </w:r>
      <w:proofErr w:type="gramEnd"/>
      <w:r w:rsidRPr="00FF7044">
        <w:rPr>
          <w:lang w:val="en-GB"/>
        </w:rPr>
        <w:t xml:space="preserve"> MTT</w:t>
      </w:r>
    </w:p>
    <w:p w14:paraId="75F51A1D" w14:textId="347D526D" w:rsidR="002C7C05" w:rsidRPr="00FF7044" w:rsidRDefault="002C7C05" w:rsidP="002C7C05">
      <w:pPr>
        <w:spacing w:after="0" w:line="300" w:lineRule="auto"/>
        <w:rPr>
          <w:lang w:val="en-GB"/>
        </w:rPr>
      </w:pPr>
      <w:r w:rsidRPr="00FF7044">
        <w:rPr>
          <w:lang w:val="en-GB"/>
        </w:rPr>
        <w:t xml:space="preserve"> (0,226.079)</w:t>
      </w:r>
      <w:r w:rsidR="009E7B84" w:rsidRPr="00FF7044">
        <w:rPr>
          <w:lang w:val="en-GB"/>
        </w:rPr>
        <w:tab/>
      </w:r>
      <w:proofErr w:type="gramStart"/>
      <w:r w:rsidR="009E7B84" w:rsidRPr="00FF7044">
        <w:rPr>
          <w:lang w:val="en-GB"/>
        </w:rPr>
        <w:tab/>
      </w:r>
      <w:r w:rsidRPr="00FF7044">
        <w:rPr>
          <w:lang w:val="en-GB"/>
        </w:rPr>
        <w:t xml:space="preserve"> ;</w:t>
      </w:r>
      <w:proofErr w:type="gramEnd"/>
      <w:r w:rsidRPr="00FF7044">
        <w:rPr>
          <w:lang w:val="en-GB"/>
        </w:rPr>
        <w:t xml:space="preserve"> VM</w:t>
      </w:r>
    </w:p>
    <w:p w14:paraId="7BFE3CD5" w14:textId="77777777" w:rsidR="002C7C05" w:rsidRPr="00FF7044" w:rsidRDefault="002C7C05" w:rsidP="002C7C05">
      <w:pPr>
        <w:spacing w:after="0" w:line="300" w:lineRule="auto"/>
        <w:rPr>
          <w:lang w:val="en-GB"/>
        </w:rPr>
      </w:pPr>
      <w:r w:rsidRPr="00FF7044">
        <w:rPr>
          <w:lang w:val="en-GB"/>
        </w:rPr>
        <w:t>$</w:t>
      </w:r>
      <w:proofErr w:type="gramStart"/>
      <w:r w:rsidRPr="00FF7044">
        <w:rPr>
          <w:lang w:val="en-GB"/>
        </w:rPr>
        <w:t>OMEGA  BLOCK</w:t>
      </w:r>
      <w:proofErr w:type="gramEnd"/>
      <w:r w:rsidRPr="00FF7044">
        <w:rPr>
          <w:lang w:val="en-GB"/>
        </w:rPr>
        <w:t>(2)</w:t>
      </w:r>
    </w:p>
    <w:p w14:paraId="6370C00C" w14:textId="11D3AA04" w:rsidR="002C7C05" w:rsidRPr="00FF7044" w:rsidRDefault="002C7C05" w:rsidP="002C7C05">
      <w:pPr>
        <w:spacing w:after="0" w:line="300" w:lineRule="auto"/>
        <w:rPr>
          <w:lang w:val="en-GB"/>
        </w:rPr>
      </w:pPr>
      <w:r w:rsidRPr="00FF7044">
        <w:rPr>
          <w:lang w:val="en-GB"/>
        </w:rPr>
        <w:t xml:space="preserve"> </w:t>
      </w:r>
      <w:proofErr w:type="gramStart"/>
      <w:r w:rsidRPr="00FF7044">
        <w:rPr>
          <w:lang w:val="en-GB"/>
        </w:rPr>
        <w:t xml:space="preserve">0.0701452  </w:t>
      </w:r>
      <w:r w:rsidR="009E7B84" w:rsidRPr="00FF7044">
        <w:rPr>
          <w:lang w:val="en-GB"/>
        </w:rPr>
        <w:tab/>
      </w:r>
      <w:proofErr w:type="gramEnd"/>
      <w:r w:rsidR="009E7B84" w:rsidRPr="00FF7044">
        <w:rPr>
          <w:lang w:val="en-GB"/>
        </w:rPr>
        <w:tab/>
        <w:t xml:space="preserve">     </w:t>
      </w:r>
      <w:r w:rsidRPr="00FF7044">
        <w:rPr>
          <w:lang w:val="en-GB"/>
        </w:rPr>
        <w:t>;  CL_</w:t>
      </w:r>
    </w:p>
    <w:p w14:paraId="7784722F" w14:textId="2E101C05" w:rsidR="002C7C05" w:rsidRPr="00FF7044" w:rsidRDefault="002C7C05" w:rsidP="002C7C05">
      <w:pPr>
        <w:spacing w:after="0" w:line="300" w:lineRule="auto"/>
        <w:rPr>
          <w:lang w:val="en-GB"/>
        </w:rPr>
      </w:pPr>
      <w:r w:rsidRPr="00FF7044">
        <w:rPr>
          <w:lang w:val="en-GB"/>
        </w:rPr>
        <w:t xml:space="preserve"> -0.0707649 0.139866  </w:t>
      </w:r>
      <w:r w:rsidR="009E7B84" w:rsidRPr="00FF7044">
        <w:rPr>
          <w:lang w:val="en-GB"/>
        </w:rPr>
        <w:t xml:space="preserve"> </w:t>
      </w:r>
      <w:proofErr w:type="gramStart"/>
      <w:r w:rsidR="009E7B84" w:rsidRPr="00FF7044">
        <w:rPr>
          <w:lang w:val="en-GB"/>
        </w:rPr>
        <w:t xml:space="preserve">  </w:t>
      </w:r>
      <w:r w:rsidRPr="00FF7044">
        <w:rPr>
          <w:lang w:val="en-GB"/>
        </w:rPr>
        <w:t>;</w:t>
      </w:r>
      <w:proofErr w:type="gramEnd"/>
      <w:r w:rsidRPr="00FF7044">
        <w:rPr>
          <w:lang w:val="en-GB"/>
        </w:rPr>
        <w:t xml:space="preserve"> </w:t>
      </w:r>
      <w:ins w:id="21" w:author="Glauco Nardotto" w:date="2024-07-02T18:08:00Z">
        <w:r w:rsidR="00F629CE">
          <w:rPr>
            <w:lang w:val="en-GB"/>
          </w:rPr>
          <w:t>FM</w:t>
        </w:r>
      </w:ins>
      <w:r w:rsidRPr="00FF7044">
        <w:rPr>
          <w:lang w:val="en-GB"/>
        </w:rPr>
        <w:t>_</w:t>
      </w:r>
    </w:p>
    <w:p w14:paraId="2F1D6F82" w14:textId="2E11EA59" w:rsidR="002C7C05" w:rsidRPr="00FF7044" w:rsidRDefault="002C7C05" w:rsidP="002C7C05">
      <w:pPr>
        <w:spacing w:after="0" w:line="300" w:lineRule="auto"/>
        <w:rPr>
          <w:lang w:val="en-GB"/>
        </w:rPr>
      </w:pPr>
      <w:r w:rsidRPr="00FF7044">
        <w:rPr>
          <w:lang w:val="en-GB"/>
        </w:rPr>
        <w:t>$</w:t>
      </w:r>
      <w:proofErr w:type="gramStart"/>
      <w:r w:rsidRPr="00FF7044">
        <w:rPr>
          <w:lang w:val="en-GB"/>
        </w:rPr>
        <w:t>OMEGA  0.248705</w:t>
      </w:r>
      <w:proofErr w:type="gramEnd"/>
      <w:r w:rsidRPr="00FF7044">
        <w:rPr>
          <w:lang w:val="en-GB"/>
        </w:rPr>
        <w:t xml:space="preserve">  </w:t>
      </w:r>
      <w:r w:rsidR="009E7B84" w:rsidRPr="00FF7044">
        <w:rPr>
          <w:lang w:val="en-GB"/>
        </w:rPr>
        <w:tab/>
        <w:t xml:space="preserve">     </w:t>
      </w:r>
      <w:r w:rsidRPr="00FF7044">
        <w:rPr>
          <w:lang w:val="en-GB"/>
        </w:rPr>
        <w:t>; MTT_</w:t>
      </w:r>
    </w:p>
    <w:p w14:paraId="174BA093" w14:textId="01F00F4D" w:rsidR="002C7C05" w:rsidRPr="00FF7044" w:rsidRDefault="002C7C05" w:rsidP="002C7C05">
      <w:pPr>
        <w:spacing w:after="0" w:line="300" w:lineRule="auto"/>
        <w:rPr>
          <w:lang w:val="en-GB"/>
        </w:rPr>
      </w:pPr>
      <w:r w:rsidRPr="00FF7044">
        <w:rPr>
          <w:lang w:val="en-GB"/>
        </w:rPr>
        <w:t xml:space="preserve"> </w:t>
      </w:r>
      <w:proofErr w:type="gramStart"/>
      <w:r w:rsidRPr="00FF7044">
        <w:rPr>
          <w:lang w:val="en-GB"/>
        </w:rPr>
        <w:t xml:space="preserve">0.199309  </w:t>
      </w:r>
      <w:r w:rsidR="009E7B84" w:rsidRPr="00FF7044">
        <w:rPr>
          <w:lang w:val="en-GB"/>
        </w:rPr>
        <w:tab/>
      </w:r>
      <w:proofErr w:type="gramEnd"/>
      <w:r w:rsidR="009E7B84" w:rsidRPr="00FF7044">
        <w:rPr>
          <w:lang w:val="en-GB"/>
        </w:rPr>
        <w:tab/>
        <w:t xml:space="preserve">     </w:t>
      </w:r>
      <w:r w:rsidRPr="00FF7044">
        <w:rPr>
          <w:lang w:val="en-GB"/>
        </w:rPr>
        <w:t>; F</w:t>
      </w:r>
    </w:p>
    <w:p w14:paraId="4B5BF2C8" w14:textId="279FC7CA" w:rsidR="002C7C05" w:rsidRPr="00FF7044" w:rsidRDefault="002C7C05" w:rsidP="002C7C05">
      <w:pPr>
        <w:spacing w:after="0" w:line="300" w:lineRule="auto"/>
        <w:rPr>
          <w:lang w:val="en-GB"/>
        </w:rPr>
      </w:pPr>
      <w:r w:rsidRPr="00FF7044">
        <w:rPr>
          <w:lang w:val="en-GB"/>
        </w:rPr>
        <w:t xml:space="preserve"> </w:t>
      </w:r>
      <w:proofErr w:type="gramStart"/>
      <w:r w:rsidRPr="00FF7044">
        <w:rPr>
          <w:lang w:val="en-GB"/>
        </w:rPr>
        <w:t>0  FIX</w:t>
      </w:r>
      <w:proofErr w:type="gramEnd"/>
      <w:r w:rsidR="009E7B84" w:rsidRPr="00FF7044">
        <w:rPr>
          <w:lang w:val="en-GB"/>
        </w:rPr>
        <w:tab/>
      </w:r>
      <w:r w:rsidR="009E7B84" w:rsidRPr="00FF7044">
        <w:rPr>
          <w:lang w:val="en-GB"/>
        </w:rPr>
        <w:tab/>
      </w:r>
      <w:r w:rsidR="009E7B84" w:rsidRPr="00FF7044">
        <w:rPr>
          <w:lang w:val="en-GB"/>
        </w:rPr>
        <w:tab/>
        <w:t xml:space="preserve">   </w:t>
      </w:r>
      <w:r w:rsidRPr="00FF7044">
        <w:rPr>
          <w:lang w:val="en-GB"/>
        </w:rPr>
        <w:t xml:space="preserve">  ; </w:t>
      </w:r>
      <w:proofErr w:type="spellStart"/>
      <w:r w:rsidRPr="00FF7044">
        <w:rPr>
          <w:lang w:val="en-GB"/>
        </w:rPr>
        <w:t>clm</w:t>
      </w:r>
      <w:proofErr w:type="spellEnd"/>
    </w:p>
    <w:p w14:paraId="217DB228" w14:textId="54E490D6" w:rsidR="002C7C05" w:rsidRPr="00FF7044" w:rsidRDefault="002C7C05" w:rsidP="002C7C05">
      <w:pPr>
        <w:spacing w:after="0" w:line="300" w:lineRule="auto"/>
        <w:rPr>
          <w:lang w:val="en-GB"/>
        </w:rPr>
      </w:pPr>
      <w:r w:rsidRPr="00FF7044">
        <w:rPr>
          <w:lang w:val="en-GB"/>
        </w:rPr>
        <w:t xml:space="preserve"> </w:t>
      </w:r>
      <w:proofErr w:type="gramStart"/>
      <w:r w:rsidRPr="00FF7044">
        <w:rPr>
          <w:lang w:val="en-GB"/>
        </w:rPr>
        <w:t>0  FIX</w:t>
      </w:r>
      <w:proofErr w:type="gramEnd"/>
      <w:r w:rsidR="009E7B84" w:rsidRPr="00FF7044">
        <w:rPr>
          <w:lang w:val="en-GB"/>
        </w:rPr>
        <w:tab/>
      </w:r>
      <w:r w:rsidR="009E7B84" w:rsidRPr="00FF7044">
        <w:rPr>
          <w:lang w:val="en-GB"/>
        </w:rPr>
        <w:tab/>
      </w:r>
      <w:r w:rsidR="009E7B84" w:rsidRPr="00FF7044">
        <w:rPr>
          <w:lang w:val="en-GB"/>
        </w:rPr>
        <w:tab/>
        <w:t xml:space="preserve">   </w:t>
      </w:r>
      <w:r w:rsidRPr="00FF7044">
        <w:rPr>
          <w:lang w:val="en-GB"/>
        </w:rPr>
        <w:t xml:space="preserve">  ; V_</w:t>
      </w:r>
    </w:p>
    <w:p w14:paraId="6E2877A7" w14:textId="759FBE03" w:rsidR="002C7C05" w:rsidRPr="00FF7044" w:rsidRDefault="002C7C05" w:rsidP="002C7C05">
      <w:pPr>
        <w:spacing w:after="0" w:line="300" w:lineRule="auto"/>
        <w:rPr>
          <w:lang w:val="en-GB"/>
        </w:rPr>
      </w:pPr>
      <w:r w:rsidRPr="00FF7044">
        <w:rPr>
          <w:lang w:val="en-GB"/>
        </w:rPr>
        <w:t xml:space="preserve"> 0.337316</w:t>
      </w:r>
      <w:r w:rsidR="009E7B84" w:rsidRPr="00FF7044">
        <w:rPr>
          <w:lang w:val="en-GB"/>
        </w:rPr>
        <w:tab/>
      </w:r>
      <w:r w:rsidR="009E7B84" w:rsidRPr="00FF7044">
        <w:rPr>
          <w:lang w:val="en-GB"/>
        </w:rPr>
        <w:tab/>
        <w:t xml:space="preserve">   </w:t>
      </w:r>
      <w:proofErr w:type="gramStart"/>
      <w:r w:rsidRPr="00FF7044">
        <w:rPr>
          <w:lang w:val="en-GB"/>
        </w:rPr>
        <w:t xml:space="preserve">  ;</w:t>
      </w:r>
      <w:proofErr w:type="gramEnd"/>
      <w:r w:rsidRPr="00FF7044">
        <w:rPr>
          <w:lang w:val="en-GB"/>
        </w:rPr>
        <w:t xml:space="preserve"> </w:t>
      </w:r>
      <w:proofErr w:type="spellStart"/>
      <w:r w:rsidRPr="00FF7044">
        <w:rPr>
          <w:lang w:val="en-GB"/>
        </w:rPr>
        <w:t>vm</w:t>
      </w:r>
      <w:proofErr w:type="spellEnd"/>
    </w:p>
    <w:p w14:paraId="21833AAE" w14:textId="476B731F" w:rsidR="002C7C05" w:rsidRPr="00FF7044" w:rsidRDefault="002C7C05" w:rsidP="002C7C05">
      <w:pPr>
        <w:spacing w:after="0" w:line="300" w:lineRule="auto"/>
        <w:rPr>
          <w:lang w:val="en-GB"/>
        </w:rPr>
      </w:pPr>
      <w:r w:rsidRPr="00FF7044">
        <w:rPr>
          <w:lang w:val="en-GB"/>
        </w:rPr>
        <w:t xml:space="preserve"> 0.116391</w:t>
      </w:r>
      <w:r w:rsidR="009E7B84" w:rsidRPr="00FF7044">
        <w:rPr>
          <w:lang w:val="en-GB"/>
        </w:rPr>
        <w:tab/>
      </w:r>
      <w:r w:rsidR="009E7B84" w:rsidRPr="00FF7044">
        <w:rPr>
          <w:lang w:val="en-GB"/>
        </w:rPr>
        <w:tab/>
        <w:t xml:space="preserve">   </w:t>
      </w:r>
      <w:proofErr w:type="gramStart"/>
      <w:r w:rsidRPr="00FF7044">
        <w:rPr>
          <w:lang w:val="en-GB"/>
        </w:rPr>
        <w:t xml:space="preserve">  ;</w:t>
      </w:r>
      <w:proofErr w:type="gramEnd"/>
      <w:r w:rsidRPr="00FF7044">
        <w:rPr>
          <w:lang w:val="en-GB"/>
        </w:rPr>
        <w:t xml:space="preserve"> </w:t>
      </w:r>
      <w:proofErr w:type="spellStart"/>
      <w:r w:rsidRPr="00FF7044">
        <w:rPr>
          <w:lang w:val="en-GB"/>
        </w:rPr>
        <w:t>ruv-derif</w:t>
      </w:r>
      <w:proofErr w:type="spellEnd"/>
    </w:p>
    <w:p w14:paraId="426EE62D" w14:textId="38B84568" w:rsidR="002C7C05" w:rsidRPr="00FF7044" w:rsidRDefault="002C7C05" w:rsidP="002C7C05">
      <w:pPr>
        <w:spacing w:after="0" w:line="300" w:lineRule="auto"/>
        <w:rPr>
          <w:lang w:val="en-GB"/>
        </w:rPr>
      </w:pPr>
      <w:r w:rsidRPr="00FF7044">
        <w:rPr>
          <w:lang w:val="en-GB"/>
        </w:rPr>
        <w:t xml:space="preserve"> 0.0408906</w:t>
      </w:r>
      <w:r w:rsidR="009E7B84" w:rsidRPr="00FF7044">
        <w:rPr>
          <w:lang w:val="en-GB"/>
        </w:rPr>
        <w:tab/>
      </w:r>
      <w:r w:rsidR="009E7B84" w:rsidRPr="00FF7044">
        <w:rPr>
          <w:lang w:val="en-GB"/>
        </w:rPr>
        <w:tab/>
        <w:t xml:space="preserve">   </w:t>
      </w:r>
      <w:proofErr w:type="gramStart"/>
      <w:r w:rsidRPr="00FF7044">
        <w:rPr>
          <w:lang w:val="en-GB"/>
        </w:rPr>
        <w:t xml:space="preserve">  ;</w:t>
      </w:r>
      <w:proofErr w:type="gramEnd"/>
      <w:r w:rsidRPr="00FF7044">
        <w:rPr>
          <w:lang w:val="en-GB"/>
        </w:rPr>
        <w:t xml:space="preserve"> </w:t>
      </w:r>
      <w:proofErr w:type="spellStart"/>
      <w:r w:rsidRPr="00FF7044">
        <w:rPr>
          <w:lang w:val="en-GB"/>
        </w:rPr>
        <w:t>ruv-rif</w:t>
      </w:r>
      <w:proofErr w:type="spellEnd"/>
    </w:p>
    <w:p w14:paraId="33811255" w14:textId="23BB8CBF" w:rsidR="002C7C05" w:rsidRPr="00FF7044" w:rsidRDefault="002C7C05" w:rsidP="002C7C05">
      <w:pPr>
        <w:spacing w:after="0" w:line="300" w:lineRule="auto"/>
        <w:rPr>
          <w:lang w:val="en-GB"/>
        </w:rPr>
      </w:pPr>
      <w:r w:rsidRPr="00FF7044">
        <w:rPr>
          <w:lang w:val="en-GB"/>
        </w:rPr>
        <w:t>$SIGMA  0.188939</w:t>
      </w:r>
      <w:r w:rsidR="009E7B84" w:rsidRPr="00FF7044">
        <w:rPr>
          <w:lang w:val="en-GB"/>
        </w:rPr>
        <w:tab/>
        <w:t xml:space="preserve">   </w:t>
      </w:r>
      <w:proofErr w:type="gramStart"/>
      <w:r w:rsidRPr="00FF7044">
        <w:rPr>
          <w:lang w:val="en-GB"/>
        </w:rPr>
        <w:t xml:space="preserve">  ;</w:t>
      </w:r>
      <w:proofErr w:type="gramEnd"/>
      <w:r w:rsidRPr="00FF7044">
        <w:rPr>
          <w:lang w:val="en-GB"/>
        </w:rPr>
        <w:t xml:space="preserve"> prop</w:t>
      </w:r>
    </w:p>
    <w:p w14:paraId="79A91361" w14:textId="4194E4FA" w:rsidR="002C7C05" w:rsidRPr="00FF7044" w:rsidRDefault="002C7C05" w:rsidP="002C7C05">
      <w:pPr>
        <w:spacing w:after="0" w:line="300" w:lineRule="auto"/>
        <w:rPr>
          <w:lang w:val="en-GB"/>
        </w:rPr>
      </w:pPr>
      <w:r w:rsidRPr="00FF7044">
        <w:rPr>
          <w:lang w:val="en-GB"/>
        </w:rPr>
        <w:t xml:space="preserve"> 0.118984</w:t>
      </w:r>
      <w:r w:rsidR="009E7B84" w:rsidRPr="00FF7044">
        <w:rPr>
          <w:lang w:val="en-GB"/>
        </w:rPr>
        <w:tab/>
      </w:r>
      <w:r w:rsidR="009E7B84" w:rsidRPr="00FF7044">
        <w:rPr>
          <w:lang w:val="en-GB"/>
        </w:rPr>
        <w:tab/>
        <w:t xml:space="preserve">   </w:t>
      </w:r>
      <w:proofErr w:type="gramStart"/>
      <w:r w:rsidR="009E7B84" w:rsidRPr="00FF7044">
        <w:rPr>
          <w:lang w:val="en-GB"/>
        </w:rPr>
        <w:t xml:space="preserve"> </w:t>
      </w:r>
      <w:r w:rsidRPr="00FF7044">
        <w:rPr>
          <w:lang w:val="en-GB"/>
        </w:rPr>
        <w:t xml:space="preserve"> ;</w:t>
      </w:r>
      <w:proofErr w:type="gramEnd"/>
      <w:r w:rsidRPr="00FF7044">
        <w:rPr>
          <w:lang w:val="en-GB"/>
        </w:rPr>
        <w:t xml:space="preserve"> prop-</w:t>
      </w:r>
      <w:proofErr w:type="spellStart"/>
      <w:r w:rsidRPr="00FF7044">
        <w:rPr>
          <w:lang w:val="en-GB"/>
        </w:rPr>
        <w:t>desrif</w:t>
      </w:r>
      <w:proofErr w:type="spellEnd"/>
    </w:p>
    <w:p w14:paraId="66595B89" w14:textId="6E6BF8AE" w:rsidR="002C7C05" w:rsidRPr="0076490A" w:rsidRDefault="002C7C05" w:rsidP="002C7C05">
      <w:pPr>
        <w:spacing w:after="0" w:line="300" w:lineRule="auto"/>
      </w:pPr>
      <w:r w:rsidRPr="0076490A">
        <w:t>$</w:t>
      </w:r>
      <w:proofErr w:type="gramStart"/>
      <w:r w:rsidRPr="0076490A">
        <w:t>SIGMA  1.84976E</w:t>
      </w:r>
      <w:proofErr w:type="gramEnd"/>
      <w:r w:rsidRPr="0076490A">
        <w:t>-005</w:t>
      </w:r>
      <w:r w:rsidR="009E7B84" w:rsidRPr="0076490A">
        <w:t xml:space="preserve">  </w:t>
      </w:r>
      <w:r w:rsidRPr="0076490A">
        <w:t xml:space="preserve">  ; </w:t>
      </w:r>
      <w:proofErr w:type="spellStart"/>
      <w:r w:rsidRPr="0076490A">
        <w:t>add</w:t>
      </w:r>
      <w:proofErr w:type="spellEnd"/>
    </w:p>
    <w:p w14:paraId="0D1974CF" w14:textId="47A6E3CE" w:rsidR="002C7C05" w:rsidRPr="0076490A" w:rsidRDefault="002C7C05" w:rsidP="002C7C05">
      <w:pPr>
        <w:spacing w:after="0" w:line="300" w:lineRule="auto"/>
      </w:pPr>
      <w:r w:rsidRPr="0076490A">
        <w:t xml:space="preserve"> 3.20746E-006</w:t>
      </w:r>
      <w:r w:rsidR="009E7B84" w:rsidRPr="0076490A">
        <w:tab/>
      </w:r>
      <w:r w:rsidR="009E7B84" w:rsidRPr="0076490A">
        <w:tab/>
        <w:t xml:space="preserve">    </w:t>
      </w:r>
      <w:proofErr w:type="gramStart"/>
      <w:r w:rsidRPr="0076490A">
        <w:t xml:space="preserve">  ;</w:t>
      </w:r>
      <w:proofErr w:type="gramEnd"/>
      <w:r w:rsidRPr="0076490A">
        <w:t xml:space="preserve"> </w:t>
      </w:r>
      <w:proofErr w:type="spellStart"/>
      <w:r w:rsidRPr="0076490A">
        <w:t>add-desrif</w:t>
      </w:r>
      <w:proofErr w:type="spellEnd"/>
    </w:p>
    <w:p w14:paraId="24A2DB1A" w14:textId="4295D7AF" w:rsidR="002C7C05" w:rsidRPr="00FF7044" w:rsidRDefault="002C7C05" w:rsidP="002C7C05">
      <w:pPr>
        <w:spacing w:after="0" w:line="300" w:lineRule="auto"/>
        <w:rPr>
          <w:lang w:val="en-GB"/>
        </w:rPr>
      </w:pPr>
      <w:r w:rsidRPr="00FF7044">
        <w:rPr>
          <w:lang w:val="en-GB"/>
        </w:rPr>
        <w:t>$ESTIMATION METHOD=1 INTER MAXEVAL=99999 SIGL=6 NSIG=2 PRINT=1 NOABORT</w:t>
      </w:r>
    </w:p>
    <w:p w14:paraId="16BC4D3D" w14:textId="19B61519" w:rsidR="002C7C05" w:rsidRPr="00FF7044" w:rsidRDefault="002C7C05" w:rsidP="002C7C05">
      <w:pPr>
        <w:spacing w:after="0" w:line="300" w:lineRule="auto"/>
        <w:rPr>
          <w:lang w:val="en-GB"/>
        </w:rPr>
      </w:pPr>
      <w:r w:rsidRPr="00FF7044">
        <w:rPr>
          <w:lang w:val="en-GB"/>
        </w:rPr>
        <w:t>$COVARIANCE UNCONDITIONAL</w:t>
      </w:r>
    </w:p>
    <w:p w14:paraId="50EBDA00" w14:textId="6957BAF5" w:rsidR="002C7C05" w:rsidRPr="00FF7044" w:rsidRDefault="00AF4B66" w:rsidP="002C7C05">
      <w:pPr>
        <w:spacing w:after="0" w:line="300" w:lineRule="auto"/>
        <w:rPr>
          <w:lang w:val="en-GB"/>
        </w:rPr>
      </w:pPr>
      <w:proofErr w:type="gramStart"/>
      <w:r w:rsidRPr="00FF7044">
        <w:rPr>
          <w:lang w:val="en-GB"/>
        </w:rPr>
        <w:t>;</w:t>
      </w:r>
      <w:r w:rsidR="002C7C05" w:rsidRPr="00FF7044">
        <w:rPr>
          <w:lang w:val="en-GB"/>
        </w:rPr>
        <w:t>$</w:t>
      </w:r>
      <w:proofErr w:type="gramEnd"/>
      <w:r w:rsidR="002C7C05" w:rsidRPr="00FF7044">
        <w:rPr>
          <w:lang w:val="en-GB"/>
        </w:rPr>
        <w:t>SIMULATION (20030521) ONLYSIM SUBPROBLEMS=1000</w:t>
      </w:r>
    </w:p>
    <w:p w14:paraId="1FA289FE" w14:textId="43328602" w:rsidR="002C7C05" w:rsidRPr="00FF7044" w:rsidRDefault="002C7C05" w:rsidP="002C7C05">
      <w:pPr>
        <w:spacing w:after="0" w:line="300" w:lineRule="auto"/>
        <w:rPr>
          <w:lang w:val="en-GB"/>
        </w:rPr>
      </w:pPr>
      <w:r w:rsidRPr="00FF7044">
        <w:rPr>
          <w:lang w:val="en-GB"/>
        </w:rPr>
        <w:t>$TABLE</w:t>
      </w:r>
    </w:p>
    <w:p w14:paraId="46C9824D" w14:textId="77777777" w:rsidR="008B3461" w:rsidRPr="00FF7044" w:rsidRDefault="008B3461" w:rsidP="0078436F">
      <w:pPr>
        <w:spacing w:after="0" w:line="300" w:lineRule="auto"/>
        <w:rPr>
          <w:lang w:val="en-GB"/>
        </w:rPr>
        <w:sectPr w:rsidR="008B3461" w:rsidRPr="00FF7044" w:rsidSect="007E4C61">
          <w:pgSz w:w="11906" w:h="16838"/>
          <w:pgMar w:top="1417" w:right="1701" w:bottom="1276" w:left="1701" w:header="708" w:footer="708" w:gutter="0"/>
          <w:cols w:space="708"/>
          <w:docGrid w:linePitch="360"/>
        </w:sectPr>
      </w:pPr>
    </w:p>
    <w:p w14:paraId="3F8B5173" w14:textId="1A1A9F7F" w:rsidR="00FB2395" w:rsidRPr="00FF7044" w:rsidRDefault="00FB2395" w:rsidP="00FB2395">
      <w:pPr>
        <w:spacing w:after="0" w:line="360" w:lineRule="auto"/>
        <w:jc w:val="both"/>
        <w:rPr>
          <w:rFonts w:ascii="Calibri" w:eastAsia="Calibri" w:hAnsi="Calibri" w:cs="Calibri"/>
          <w:color w:val="000000" w:themeColor="text1"/>
          <w:lang w:val="en-GB"/>
        </w:rPr>
      </w:pPr>
      <w:r w:rsidRPr="00FF7044">
        <w:rPr>
          <w:rFonts w:ascii="Calibri" w:eastAsia="Calibri" w:hAnsi="Calibri" w:cs="Calibri"/>
          <w:color w:val="000000" w:themeColor="text1"/>
          <w:lang w:val="en-GB"/>
        </w:rPr>
        <w:lastRenderedPageBreak/>
        <w:t xml:space="preserve">Table </w:t>
      </w:r>
      <w:r w:rsidR="009C6F35" w:rsidRPr="00FF7044">
        <w:rPr>
          <w:rFonts w:ascii="Calibri" w:eastAsia="Calibri" w:hAnsi="Calibri" w:cs="Calibri"/>
          <w:color w:val="000000" w:themeColor="text1"/>
          <w:lang w:val="en-GB"/>
        </w:rPr>
        <w:t>S</w:t>
      </w:r>
      <w:r w:rsidRPr="00FF7044">
        <w:rPr>
          <w:rFonts w:ascii="Calibri" w:eastAsia="Calibri" w:hAnsi="Calibri" w:cs="Calibri"/>
          <w:color w:val="000000" w:themeColor="text1"/>
          <w:lang w:val="en-GB"/>
        </w:rPr>
        <w:t xml:space="preserve">1: </w:t>
      </w:r>
      <w:r w:rsidR="001974AA" w:rsidRPr="00FF7044">
        <w:rPr>
          <w:rFonts w:ascii="Calibri" w:eastAsia="Calibri" w:hAnsi="Calibri" w:cs="Calibri"/>
          <w:color w:val="000000" w:themeColor="text1"/>
          <w:lang w:val="en-GB"/>
        </w:rPr>
        <w:t>F</w:t>
      </w:r>
      <w:r w:rsidR="007F5973" w:rsidRPr="00FF7044">
        <w:rPr>
          <w:rFonts w:ascii="Calibri" w:eastAsia="Calibri" w:hAnsi="Calibri" w:cs="Calibri"/>
          <w:color w:val="000000" w:themeColor="text1"/>
          <w:lang w:val="en-GB"/>
        </w:rPr>
        <w:t>inal p</w:t>
      </w:r>
      <w:r w:rsidRPr="00FF7044">
        <w:rPr>
          <w:rFonts w:ascii="Calibri" w:eastAsia="Calibri" w:hAnsi="Calibri" w:cs="Calibri"/>
          <w:color w:val="000000" w:themeColor="text1"/>
          <w:lang w:val="en-GB"/>
        </w:rPr>
        <w:t xml:space="preserve">harmacokinetics parameters of </w:t>
      </w:r>
      <w:r w:rsidR="007F5973" w:rsidRPr="00FF7044">
        <w:rPr>
          <w:rFonts w:ascii="Calibri" w:eastAsia="Calibri" w:hAnsi="Calibri" w:cs="Calibri"/>
          <w:color w:val="000000" w:themeColor="text1"/>
          <w:lang w:val="en-GB"/>
        </w:rPr>
        <w:t xml:space="preserve">only </w:t>
      </w:r>
      <w:r w:rsidRPr="00FF7044">
        <w:rPr>
          <w:rFonts w:ascii="Calibri" w:eastAsia="Calibri" w:hAnsi="Calibri" w:cs="Calibri"/>
          <w:color w:val="000000" w:themeColor="text1"/>
          <w:lang w:val="en-GB"/>
        </w:rPr>
        <w:t>rifampicin (RIF)</w:t>
      </w:r>
      <w:r w:rsidR="00371F7D" w:rsidRPr="00FF7044">
        <w:rPr>
          <w:rFonts w:ascii="Calibri" w:eastAsia="Calibri" w:hAnsi="Calibri" w:cs="Calibri"/>
          <w:color w:val="000000" w:themeColor="text1"/>
          <w:lang w:val="en-GB"/>
        </w:rPr>
        <w:t xml:space="preserve"> model</w:t>
      </w:r>
    </w:p>
    <w:tbl>
      <w:tblPr>
        <w:tblW w:w="6946" w:type="dxa"/>
        <w:tblCellMar>
          <w:left w:w="0" w:type="dxa"/>
          <w:right w:w="0" w:type="dxa"/>
        </w:tblCellMar>
        <w:tblLook w:val="0420" w:firstRow="1" w:lastRow="0" w:firstColumn="0" w:lastColumn="0" w:noHBand="0" w:noVBand="1"/>
      </w:tblPr>
      <w:tblGrid>
        <w:gridCol w:w="2268"/>
        <w:gridCol w:w="2268"/>
        <w:gridCol w:w="2410"/>
      </w:tblGrid>
      <w:tr w:rsidR="00FB2395" w:rsidRPr="00FF7044" w14:paraId="0951D770" w14:textId="77777777" w:rsidTr="00C06673">
        <w:tc>
          <w:tcPr>
            <w:tcW w:w="2268" w:type="dxa"/>
            <w:tcBorders>
              <w:top w:val="single" w:sz="4" w:space="0" w:color="auto"/>
            </w:tcBorders>
            <w:shd w:val="clear" w:color="auto" w:fill="auto"/>
            <w:tcMar>
              <w:top w:w="72" w:type="dxa"/>
              <w:left w:w="144" w:type="dxa"/>
              <w:bottom w:w="72" w:type="dxa"/>
              <w:right w:w="144" w:type="dxa"/>
            </w:tcMar>
            <w:vAlign w:val="center"/>
          </w:tcPr>
          <w:p w14:paraId="5EC07654"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p>
        </w:tc>
        <w:tc>
          <w:tcPr>
            <w:tcW w:w="2268" w:type="dxa"/>
            <w:tcBorders>
              <w:top w:val="single" w:sz="4" w:space="0" w:color="auto"/>
            </w:tcBorders>
            <w:shd w:val="clear" w:color="auto" w:fill="auto"/>
            <w:tcMar>
              <w:top w:w="72" w:type="dxa"/>
              <w:left w:w="144" w:type="dxa"/>
              <w:bottom w:w="72" w:type="dxa"/>
              <w:right w:w="144" w:type="dxa"/>
            </w:tcMar>
            <w:vAlign w:val="center"/>
          </w:tcPr>
          <w:p w14:paraId="18884E48"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Fixed effects</w:t>
            </w:r>
          </w:p>
        </w:tc>
        <w:tc>
          <w:tcPr>
            <w:tcW w:w="2410" w:type="dxa"/>
            <w:tcBorders>
              <w:top w:val="single" w:sz="4" w:space="0" w:color="auto"/>
            </w:tcBorders>
            <w:shd w:val="clear" w:color="auto" w:fill="auto"/>
            <w:tcMar>
              <w:top w:w="72" w:type="dxa"/>
              <w:left w:w="144" w:type="dxa"/>
              <w:bottom w:w="72" w:type="dxa"/>
              <w:right w:w="144" w:type="dxa"/>
            </w:tcMar>
            <w:vAlign w:val="center"/>
          </w:tcPr>
          <w:p w14:paraId="402FEADC"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Randon effects</w:t>
            </w:r>
          </w:p>
        </w:tc>
      </w:tr>
      <w:tr w:rsidR="00FB2395" w:rsidRPr="00FF7044" w14:paraId="62BFE2D1" w14:textId="77777777" w:rsidTr="00C06673">
        <w:tc>
          <w:tcPr>
            <w:tcW w:w="2268" w:type="dxa"/>
            <w:tcBorders>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3C28B2D"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Parameters</w:t>
            </w:r>
          </w:p>
        </w:tc>
        <w:tc>
          <w:tcPr>
            <w:tcW w:w="2268" w:type="dxa"/>
            <w:tcBorders>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9620C9E"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Typical value (RSE)</w:t>
            </w:r>
          </w:p>
        </w:tc>
        <w:tc>
          <w:tcPr>
            <w:tcW w:w="2410" w:type="dxa"/>
            <w:tcBorders>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18B1058"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IIV</w:t>
            </w:r>
          </w:p>
          <w:p w14:paraId="0EFEDF0E"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Symbol" w:eastAsia="Times New Roman" w:hAnsi="Symbol" w:cs="Calibri"/>
                <w:color w:val="000000"/>
                <w:kern w:val="24"/>
                <w:lang w:val="en-GB" w:eastAsia="en-GB"/>
              </w:rPr>
              <w:t>w</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FB2395" w:rsidRPr="00FF7044" w14:paraId="4CEDA8D5" w14:textId="77777777" w:rsidTr="00C06673">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66D57BF"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CL/F (L/h)</w:t>
            </w:r>
          </w:p>
        </w:tc>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BCC22D6" w14:textId="7774D7AE"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35.</w:t>
            </w:r>
            <w:r w:rsidR="00A9750D" w:rsidRPr="00FF7044">
              <w:rPr>
                <w:rFonts w:ascii="Calibri" w:eastAsia="Times New Roman" w:hAnsi="Calibri" w:cs="Calibri"/>
                <w:color w:val="000000"/>
                <w:kern w:val="24"/>
                <w:lang w:val="en-GB" w:eastAsia="en-GB"/>
              </w:rPr>
              <w:t>6</w:t>
            </w:r>
            <w:r w:rsidRPr="00FF7044">
              <w:rPr>
                <w:rFonts w:ascii="Calibri" w:eastAsia="Times New Roman" w:hAnsi="Calibri" w:cs="Calibri"/>
                <w:color w:val="000000"/>
                <w:kern w:val="24"/>
                <w:lang w:val="en-GB" w:eastAsia="en-GB"/>
              </w:rPr>
              <w:t xml:space="preserve"> (10.1 %)</w:t>
            </w:r>
          </w:p>
        </w:tc>
        <w:tc>
          <w:tcPr>
            <w:tcW w:w="2410"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1614DAC"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26.5 % (10.6 %)</w:t>
            </w:r>
          </w:p>
        </w:tc>
      </w:tr>
      <w:tr w:rsidR="00FB2395" w:rsidRPr="00FF7044" w14:paraId="7EED05D7" w14:textId="77777777" w:rsidTr="00C0667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472DC0E"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V/F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570D568" w14:textId="4D0E6A5D"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w:t>
            </w:r>
            <w:r w:rsidR="00FB778D" w:rsidRPr="00FF7044">
              <w:rPr>
                <w:rFonts w:ascii="Calibri" w:eastAsia="Times New Roman" w:hAnsi="Calibri" w:cs="Calibri"/>
                <w:color w:val="000000"/>
                <w:kern w:val="24"/>
                <w:lang w:val="en-GB" w:eastAsia="en-GB"/>
              </w:rPr>
              <w:t>10</w:t>
            </w:r>
            <w:r w:rsidRPr="00FF7044">
              <w:rPr>
                <w:rFonts w:ascii="Calibri" w:eastAsia="Times New Roman" w:hAnsi="Calibri" w:cs="Calibri"/>
                <w:color w:val="000000"/>
                <w:kern w:val="24"/>
                <w:lang w:val="en-GB" w:eastAsia="en-GB"/>
              </w:rPr>
              <w:t xml:space="preserve"> (9.</w:t>
            </w:r>
            <w:r w:rsidR="00FB778D" w:rsidRPr="00FF7044">
              <w:rPr>
                <w:rFonts w:ascii="Calibri" w:eastAsia="Times New Roman" w:hAnsi="Calibri" w:cs="Calibri"/>
                <w:color w:val="000000"/>
                <w:kern w:val="24"/>
                <w:lang w:val="en-GB" w:eastAsia="en-GB"/>
              </w:rPr>
              <w:t>1</w:t>
            </w:r>
            <w:r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4B7EC31" w14:textId="77777777" w:rsidR="00FB2395" w:rsidRPr="00FF7044" w:rsidRDefault="00FB2395" w:rsidP="00C06673">
            <w:pPr>
              <w:spacing w:after="0" w:line="240" w:lineRule="auto"/>
              <w:rPr>
                <w:rFonts w:ascii="Arial" w:eastAsia="Times New Roman" w:hAnsi="Arial" w:cs="Arial"/>
                <w:lang w:val="en-GB" w:eastAsia="en-GB"/>
              </w:rPr>
            </w:pPr>
          </w:p>
        </w:tc>
      </w:tr>
      <w:tr w:rsidR="00FB2395" w:rsidRPr="00FF7044" w14:paraId="451573AA" w14:textId="77777777" w:rsidTr="00C0667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605F47A"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MTT (h)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D80D167" w14:textId="0B10453B"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1.1</w:t>
            </w:r>
            <w:r w:rsidR="00FB778D"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 xml:space="preserve"> (</w:t>
            </w:r>
            <w:r w:rsidR="00FB778D" w:rsidRPr="00FF7044">
              <w:rPr>
                <w:rFonts w:ascii="Calibri" w:eastAsia="Times New Roman" w:hAnsi="Calibri" w:cs="Calibri"/>
                <w:color w:val="000000"/>
                <w:kern w:val="24"/>
                <w:lang w:val="en-GB" w:eastAsia="en-GB"/>
              </w:rPr>
              <w:t>8.3</w:t>
            </w:r>
            <w:r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1EE112B" w14:textId="08F166B8"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w:t>
            </w:r>
            <w:r w:rsidR="00747CF5" w:rsidRPr="00FF7044">
              <w:rPr>
                <w:rFonts w:ascii="Calibri" w:eastAsia="Times New Roman" w:hAnsi="Calibri" w:cs="Calibri"/>
                <w:color w:val="000000"/>
                <w:kern w:val="24"/>
                <w:lang w:val="en-GB" w:eastAsia="en-GB"/>
              </w:rPr>
              <w:t>5</w:t>
            </w:r>
            <w:r w:rsidRPr="00FF7044">
              <w:rPr>
                <w:rFonts w:ascii="Calibri" w:eastAsia="Times New Roman" w:hAnsi="Calibri" w:cs="Calibri"/>
                <w:color w:val="000000"/>
                <w:kern w:val="24"/>
                <w:lang w:val="en-GB" w:eastAsia="en-GB"/>
              </w:rPr>
              <w:t>.</w:t>
            </w:r>
            <w:r w:rsidR="00747CF5" w:rsidRPr="00FF7044">
              <w:rPr>
                <w:rFonts w:ascii="Calibri" w:eastAsia="Times New Roman" w:hAnsi="Calibri" w:cs="Calibri"/>
                <w:color w:val="000000"/>
                <w:kern w:val="24"/>
                <w:lang w:val="en-GB" w:eastAsia="en-GB"/>
              </w:rPr>
              <w:t>8</w:t>
            </w:r>
            <w:r w:rsidRPr="00FF7044">
              <w:rPr>
                <w:rFonts w:ascii="Calibri" w:eastAsia="Times New Roman" w:hAnsi="Calibri" w:cs="Calibri"/>
                <w:color w:val="000000"/>
                <w:kern w:val="24"/>
                <w:lang w:val="en-GB" w:eastAsia="en-GB"/>
              </w:rPr>
              <w:t xml:space="preserve"> % (</w:t>
            </w:r>
            <w:r w:rsidR="00747CF5" w:rsidRPr="00FF7044">
              <w:rPr>
                <w:rFonts w:ascii="Calibri" w:eastAsia="Times New Roman" w:hAnsi="Calibri" w:cs="Calibri"/>
                <w:color w:val="000000"/>
                <w:kern w:val="24"/>
                <w:lang w:val="en-GB" w:eastAsia="en-GB"/>
              </w:rPr>
              <w:t>8.6</w:t>
            </w:r>
            <w:r w:rsidRPr="00FF7044">
              <w:rPr>
                <w:rFonts w:ascii="Calibri" w:eastAsia="Times New Roman" w:hAnsi="Calibri" w:cs="Calibri"/>
                <w:color w:val="000000"/>
                <w:kern w:val="24"/>
                <w:lang w:val="en-GB" w:eastAsia="en-GB"/>
              </w:rPr>
              <w:t xml:space="preserve"> %)</w:t>
            </w:r>
          </w:p>
        </w:tc>
      </w:tr>
      <w:tr w:rsidR="00FB2395" w:rsidRPr="00FF7044" w14:paraId="5BDD496B" w14:textId="77777777" w:rsidTr="00C0667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30320D0"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F</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A0EC686"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3E2B8ED" w14:textId="437A1033"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w:t>
            </w:r>
            <w:r w:rsidR="00747CF5" w:rsidRPr="00FF7044">
              <w:rPr>
                <w:rFonts w:ascii="Calibri" w:eastAsia="Times New Roman" w:hAnsi="Calibri" w:cs="Calibri"/>
                <w:color w:val="000000"/>
                <w:kern w:val="24"/>
                <w:lang w:val="en-GB" w:eastAsia="en-GB"/>
              </w:rPr>
              <w:t>6</w:t>
            </w:r>
            <w:r w:rsidRPr="00FF7044">
              <w:rPr>
                <w:rFonts w:ascii="Calibri" w:eastAsia="Times New Roman" w:hAnsi="Calibri" w:cs="Calibri"/>
                <w:color w:val="000000"/>
                <w:kern w:val="24"/>
                <w:lang w:val="en-GB" w:eastAsia="en-GB"/>
              </w:rPr>
              <w:t>.</w:t>
            </w:r>
            <w:r w:rsidR="00747CF5" w:rsidRPr="00FF7044">
              <w:rPr>
                <w:rFonts w:ascii="Calibri" w:eastAsia="Times New Roman" w:hAnsi="Calibri" w:cs="Calibri"/>
                <w:color w:val="000000"/>
                <w:kern w:val="24"/>
                <w:lang w:val="en-GB" w:eastAsia="en-GB"/>
              </w:rPr>
              <w:t>2</w:t>
            </w:r>
            <w:r w:rsidRPr="00FF7044">
              <w:rPr>
                <w:rFonts w:ascii="Calibri" w:eastAsia="Times New Roman" w:hAnsi="Calibri" w:cs="Calibri"/>
                <w:color w:val="000000"/>
                <w:kern w:val="24"/>
                <w:lang w:val="en-GB" w:eastAsia="en-GB"/>
              </w:rPr>
              <w:t xml:space="preserve"> % (</w:t>
            </w:r>
            <w:r w:rsidR="00747CF5" w:rsidRPr="00FF7044">
              <w:rPr>
                <w:rFonts w:ascii="Calibri" w:eastAsia="Times New Roman" w:hAnsi="Calibri" w:cs="Calibri"/>
                <w:color w:val="000000"/>
                <w:kern w:val="24"/>
                <w:lang w:val="en-GB" w:eastAsia="en-GB"/>
              </w:rPr>
              <w:t>11.5</w:t>
            </w:r>
            <w:r w:rsidRPr="00FF7044">
              <w:rPr>
                <w:rFonts w:ascii="Calibri" w:eastAsia="Times New Roman" w:hAnsi="Calibri" w:cs="Calibri"/>
                <w:color w:val="000000"/>
                <w:kern w:val="24"/>
                <w:lang w:val="en-GB" w:eastAsia="en-GB"/>
              </w:rPr>
              <w:t xml:space="preserve"> %)</w:t>
            </w:r>
          </w:p>
        </w:tc>
      </w:tr>
      <w:tr w:rsidR="00FB2395" w:rsidRPr="00FF7044" w14:paraId="1547F3C8" w14:textId="77777777" w:rsidTr="00C0667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356684F" w14:textId="77777777" w:rsidR="00FB2395" w:rsidRPr="00FF7044" w:rsidRDefault="00FB2395" w:rsidP="00C06673">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nn</w:t>
            </w:r>
            <w:proofErr w:type="spellEnd"/>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4EC81C1"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03AA7E5" w14:textId="77777777" w:rsidR="00FB2395" w:rsidRPr="00FF7044" w:rsidRDefault="00FB2395" w:rsidP="00C06673">
            <w:pPr>
              <w:spacing w:after="0" w:line="240" w:lineRule="auto"/>
              <w:rPr>
                <w:rFonts w:ascii="Arial" w:eastAsia="Times New Roman" w:hAnsi="Arial" w:cs="Arial"/>
                <w:lang w:val="en-GB" w:eastAsia="en-GB"/>
              </w:rPr>
            </w:pPr>
          </w:p>
        </w:tc>
      </w:tr>
      <w:tr w:rsidR="00FB2395" w:rsidRPr="00FF7044" w14:paraId="15C7A5D0" w14:textId="77777777" w:rsidTr="00D23E0C">
        <w:tc>
          <w:tcPr>
            <w:tcW w:w="2268"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1EC704AF"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RUV of RIF</w:t>
            </w:r>
          </w:p>
        </w:tc>
        <w:tc>
          <w:tcPr>
            <w:tcW w:w="2268"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540B767B" w14:textId="77777777" w:rsidR="00FB2395" w:rsidRPr="00FF7044" w:rsidRDefault="00FB2395" w:rsidP="00C06673">
            <w:pPr>
              <w:spacing w:after="0" w:line="240" w:lineRule="auto"/>
              <w:rPr>
                <w:rFonts w:ascii="Arial" w:eastAsia="Times New Roman" w:hAnsi="Arial" w:cs="Arial"/>
                <w:lang w:val="en-GB" w:eastAsia="en-GB"/>
              </w:rPr>
            </w:pPr>
          </w:p>
        </w:tc>
        <w:tc>
          <w:tcPr>
            <w:tcW w:w="2410"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56CD1C68" w14:textId="7BBFBE54" w:rsidR="00FB2395" w:rsidRPr="00FF7044" w:rsidRDefault="00F87C0D" w:rsidP="00C06673">
            <w:pPr>
              <w:spacing w:after="0" w:line="240" w:lineRule="auto"/>
              <w:rPr>
                <w:rFonts w:ascii="Arial" w:eastAsia="Times New Roman" w:hAnsi="Arial" w:cs="Arial"/>
                <w:lang w:val="en-GB" w:eastAsia="en-GB"/>
              </w:rPr>
            </w:pPr>
            <w:r w:rsidRPr="00FF7044">
              <w:rPr>
                <w:rFonts w:ascii="Calibri" w:eastAsia="Times New Roman" w:hAnsi="Calibri" w:cs="Calibri"/>
                <w:kern w:val="24"/>
                <w:lang w:val="en-GB" w:eastAsia="en-GB"/>
              </w:rPr>
              <w:t>14.4</w:t>
            </w:r>
            <w:r w:rsidR="00FB2395" w:rsidRPr="00FF7044">
              <w:rPr>
                <w:rFonts w:ascii="Calibri" w:eastAsia="Times New Roman" w:hAnsi="Calibri" w:cs="Calibri"/>
                <w:kern w:val="24"/>
                <w:lang w:val="en-GB" w:eastAsia="en-GB"/>
              </w:rPr>
              <w:t xml:space="preserve"> % (</w:t>
            </w:r>
            <w:r w:rsidR="00333B87" w:rsidRPr="00FF7044">
              <w:rPr>
                <w:rFonts w:ascii="Calibri" w:eastAsia="Times New Roman" w:hAnsi="Calibri" w:cs="Calibri"/>
                <w:kern w:val="24"/>
                <w:lang w:val="en-GB" w:eastAsia="en-GB"/>
              </w:rPr>
              <w:t>3</w:t>
            </w:r>
            <w:r w:rsidRPr="00FF7044">
              <w:rPr>
                <w:rFonts w:ascii="Calibri" w:eastAsia="Times New Roman" w:hAnsi="Calibri" w:cs="Calibri"/>
                <w:kern w:val="24"/>
                <w:lang w:val="en-GB" w:eastAsia="en-GB"/>
              </w:rPr>
              <w:t>5</w:t>
            </w:r>
            <w:r w:rsidR="00FB2395" w:rsidRPr="00FF7044">
              <w:rPr>
                <w:rFonts w:ascii="Calibri" w:eastAsia="Times New Roman" w:hAnsi="Calibri" w:cs="Calibri"/>
                <w:kern w:val="24"/>
                <w:lang w:val="en-GB" w:eastAsia="en-GB"/>
              </w:rPr>
              <w:t xml:space="preserve"> %)</w:t>
            </w:r>
          </w:p>
        </w:tc>
      </w:tr>
      <w:tr w:rsidR="00FB2395" w:rsidRPr="00FF7044" w14:paraId="5882DFED" w14:textId="77777777" w:rsidTr="00D23E0C">
        <w:tc>
          <w:tcPr>
            <w:tcW w:w="2268"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38D5567B" w14:textId="254BD803" w:rsidR="00FB2395" w:rsidRPr="00FF7044" w:rsidRDefault="00D23E0C"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Residual error (</w:t>
            </w:r>
            <w:r w:rsidRPr="00FF7044">
              <w:rPr>
                <w:rFonts w:ascii="Symbol" w:eastAsia="Times New Roman" w:hAnsi="Symbol" w:cs="Calibri"/>
                <w:color w:val="000000"/>
                <w:kern w:val="24"/>
                <w:lang w:val="en-GB" w:eastAsia="en-GB"/>
              </w:rPr>
              <w:t>e</w:t>
            </w:r>
            <w:r w:rsidRPr="00FF7044">
              <w:rPr>
                <w:rFonts w:ascii="Calibri" w:eastAsia="Times New Roman" w:hAnsi="Calibri" w:cs="Calibri"/>
                <w:color w:val="000000"/>
                <w:kern w:val="24"/>
                <w:lang w:val="en-GB" w:eastAsia="en-GB"/>
              </w:rPr>
              <w:t>)</w:t>
            </w:r>
          </w:p>
        </w:tc>
        <w:tc>
          <w:tcPr>
            <w:tcW w:w="2268"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6B637FC7"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p>
        </w:tc>
        <w:tc>
          <w:tcPr>
            <w:tcW w:w="2410"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6329DFFD"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Symbol" w:eastAsia="Times New Roman" w:hAnsi="Symbol" w:cs="Calibri"/>
                <w:color w:val="000000"/>
                <w:kern w:val="24"/>
                <w:lang w:val="en-GB" w:eastAsia="en-GB"/>
              </w:rPr>
              <w:t>s</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FB2395" w:rsidRPr="00FF7044" w14:paraId="6C2A7D6E" w14:textId="77777777" w:rsidTr="00D23E0C">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FD559F8"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RIF proportional</w:t>
            </w:r>
          </w:p>
        </w:tc>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6E954E3"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p>
        </w:tc>
        <w:tc>
          <w:tcPr>
            <w:tcW w:w="241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06A617A" w14:textId="24D7F7DE"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4</w:t>
            </w:r>
            <w:r w:rsidR="00F87C0D"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w:t>
            </w:r>
            <w:r w:rsidR="00F87C0D" w:rsidRPr="00FF7044">
              <w:rPr>
                <w:rFonts w:ascii="Calibri" w:eastAsia="Times New Roman" w:hAnsi="Calibri" w:cs="Calibri"/>
                <w:color w:val="000000"/>
                <w:kern w:val="24"/>
                <w:lang w:val="en-GB" w:eastAsia="en-GB"/>
              </w:rPr>
              <w:t>7</w:t>
            </w:r>
            <w:r w:rsidRPr="00FF7044">
              <w:rPr>
                <w:rFonts w:ascii="Calibri" w:eastAsia="Times New Roman" w:hAnsi="Calibri" w:cs="Calibri"/>
                <w:color w:val="000000"/>
                <w:kern w:val="24"/>
                <w:lang w:val="en-GB" w:eastAsia="en-GB"/>
              </w:rPr>
              <w:t xml:space="preserve"> % (</w:t>
            </w:r>
            <w:r w:rsidR="00D867BA" w:rsidRPr="00FF7044">
              <w:rPr>
                <w:rFonts w:ascii="Calibri" w:eastAsia="Times New Roman" w:hAnsi="Calibri" w:cs="Calibri"/>
                <w:color w:val="000000"/>
                <w:kern w:val="24"/>
                <w:lang w:val="en-GB" w:eastAsia="en-GB"/>
              </w:rPr>
              <w:t>7.6</w:t>
            </w:r>
            <w:r w:rsidRPr="00FF7044">
              <w:rPr>
                <w:rFonts w:ascii="Calibri" w:eastAsia="Times New Roman" w:hAnsi="Calibri" w:cs="Calibri"/>
                <w:color w:val="000000"/>
                <w:kern w:val="24"/>
                <w:lang w:val="en-GB" w:eastAsia="en-GB"/>
              </w:rPr>
              <w:t xml:space="preserve"> %)</w:t>
            </w:r>
          </w:p>
        </w:tc>
      </w:tr>
      <w:tr w:rsidR="00FB2395" w:rsidRPr="00FF7044" w14:paraId="7D506091" w14:textId="77777777" w:rsidTr="005E19B8">
        <w:tc>
          <w:tcPr>
            <w:tcW w:w="2268"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351AC552" w14:textId="77777777" w:rsidR="00FB2395" w:rsidRPr="00FF7044" w:rsidRDefault="00FB2395"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additive</w:t>
            </w:r>
          </w:p>
          <w:p w14:paraId="5F10A50B" w14:textId="3AEC4822"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w:t>
            </w:r>
            <w:r w:rsidR="005E19B8" w:rsidRPr="00FF7044">
              <w:rPr>
                <w:rFonts w:ascii="Calibri" w:eastAsia="Times New Roman" w:hAnsi="Calibri" w:cs="Calibri"/>
                <w:color w:val="000000"/>
                <w:kern w:val="24"/>
                <w:lang w:val="en-GB" w:eastAsia="en-GB"/>
              </w:rPr>
              <w:t>n</w:t>
            </w:r>
            <w:r w:rsidRPr="00FF7044">
              <w:rPr>
                <w:rFonts w:ascii="Calibri" w:eastAsia="Times New Roman" w:hAnsi="Calibri" w:cs="Calibri"/>
                <w:color w:val="000000"/>
                <w:kern w:val="24"/>
                <w:lang w:val="en-GB" w:eastAsia="en-GB"/>
              </w:rPr>
              <w:t>mol/mL)</w:t>
            </w:r>
            <w:r w:rsidR="005E19B8" w:rsidRPr="00FF7044">
              <w:rPr>
                <w:rFonts w:ascii="Calibri" w:eastAsia="Times New Roman" w:hAnsi="Calibri" w:cs="Calibri"/>
                <w:color w:val="000000"/>
                <w:kern w:val="24"/>
                <w:vertAlign w:val="superscript"/>
                <w:lang w:val="en-GB" w:eastAsia="en-GB"/>
              </w:rPr>
              <w:t>2</w:t>
            </w:r>
          </w:p>
        </w:tc>
        <w:tc>
          <w:tcPr>
            <w:tcW w:w="2268"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1C987110" w14:textId="77777777" w:rsidR="00FB2395" w:rsidRPr="00FF7044" w:rsidRDefault="00FB2395" w:rsidP="00C06673">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1F363307" w14:textId="0339ADE5" w:rsidR="00FB2395" w:rsidRPr="00FF7044" w:rsidRDefault="00FB2395"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1.</w:t>
            </w:r>
            <w:r w:rsidR="00145AC1" w:rsidRPr="00FF7044">
              <w:rPr>
                <w:rFonts w:ascii="Calibri" w:eastAsia="Times New Roman" w:hAnsi="Calibri" w:cs="Calibri"/>
                <w:color w:val="000000"/>
                <w:kern w:val="24"/>
                <w:lang w:val="en-GB" w:eastAsia="en-GB"/>
              </w:rPr>
              <w:t>20</w:t>
            </w:r>
            <w:r w:rsidRPr="00FF7044">
              <w:rPr>
                <w:rFonts w:ascii="Calibri" w:eastAsia="Times New Roman" w:hAnsi="Calibri" w:cs="Calibri"/>
                <w:color w:val="000000"/>
                <w:kern w:val="24"/>
                <w:lang w:val="en-GB" w:eastAsia="en-GB"/>
              </w:rPr>
              <w:t>e-</w:t>
            </w:r>
            <w:r w:rsidR="005E19B8" w:rsidRPr="00FF7044">
              <w:rPr>
                <w:rFonts w:ascii="Calibri" w:eastAsia="Times New Roman" w:hAnsi="Calibri" w:cs="Calibri"/>
                <w:color w:val="000000"/>
                <w:kern w:val="24"/>
                <w:lang w:val="en-GB" w:eastAsia="en-GB"/>
              </w:rPr>
              <w:t>5</w:t>
            </w:r>
            <w:r w:rsidRPr="00FF7044">
              <w:rPr>
                <w:rFonts w:ascii="Calibri" w:eastAsia="Times New Roman" w:hAnsi="Calibri" w:cs="Calibri"/>
                <w:color w:val="000000"/>
                <w:kern w:val="24"/>
                <w:lang w:val="en-GB" w:eastAsia="en-GB"/>
              </w:rPr>
              <w:t xml:space="preserve"> (</w:t>
            </w:r>
            <w:r w:rsidR="008D16A8" w:rsidRPr="00FF7044">
              <w:rPr>
                <w:rFonts w:ascii="Calibri" w:eastAsia="Times New Roman" w:hAnsi="Calibri" w:cs="Calibri"/>
                <w:color w:val="000000"/>
                <w:kern w:val="24"/>
                <w:lang w:val="en-GB" w:eastAsia="en-GB"/>
              </w:rPr>
              <w:t xml:space="preserve">26.3 </w:t>
            </w:r>
            <w:r w:rsidRPr="00FF7044">
              <w:rPr>
                <w:rFonts w:ascii="Calibri" w:eastAsia="Times New Roman" w:hAnsi="Calibri" w:cs="Calibri"/>
                <w:color w:val="000000"/>
                <w:kern w:val="24"/>
                <w:lang w:val="en-GB" w:eastAsia="en-GB"/>
              </w:rPr>
              <w:t>%)</w:t>
            </w:r>
          </w:p>
        </w:tc>
      </w:tr>
    </w:tbl>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205A7" w:rsidRPr="00FF7044" w14:paraId="532F19D9" w14:textId="77777777" w:rsidTr="00173F6E">
        <w:trPr>
          <w:trHeight w:val="227"/>
        </w:trPr>
        <w:tc>
          <w:tcPr>
            <w:tcW w:w="4508" w:type="dxa"/>
          </w:tcPr>
          <w:p w14:paraId="64B6465E" w14:textId="5400892C" w:rsidR="006205A7" w:rsidRPr="00FF7044" w:rsidRDefault="006205A7" w:rsidP="00773CE3">
            <w:pPr>
              <w:spacing w:after="120"/>
              <w:jc w:val="both"/>
              <w:rPr>
                <w:rFonts w:ascii="Calibri" w:eastAsia="Calibri" w:hAnsi="Calibri" w:cs="Calibri"/>
                <w:sz w:val="20"/>
                <w:szCs w:val="20"/>
                <w:lang w:val="en-GB"/>
              </w:rPr>
            </w:pPr>
            <w:r w:rsidRPr="00FF7044">
              <w:rPr>
                <w:rFonts w:ascii="Calibri" w:eastAsia="Calibri" w:hAnsi="Calibri" w:cs="Calibri"/>
                <w:color w:val="000000" w:themeColor="text1"/>
                <w:sz w:val="20"/>
                <w:szCs w:val="20"/>
                <w:lang w:val="en-GB"/>
              </w:rPr>
              <w:t xml:space="preserve">Ka = </w:t>
            </w:r>
            <w:proofErr w:type="spellStart"/>
            <w:r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Pr="00FF7044">
              <w:rPr>
                <w:rFonts w:ascii="Calibri" w:eastAsia="Calibri" w:hAnsi="Calibri" w:cs="Calibri"/>
                <w:color w:val="000000" w:themeColor="text1"/>
                <w:sz w:val="20"/>
                <w:szCs w:val="20"/>
                <w:lang w:val="en-GB"/>
              </w:rPr>
              <w:t xml:space="preserve"> = (nn+1)/MTT</w:t>
            </w:r>
          </w:p>
        </w:tc>
        <w:tc>
          <w:tcPr>
            <w:tcW w:w="4508" w:type="dxa"/>
          </w:tcPr>
          <w:p w14:paraId="3FB66435" w14:textId="0B41EA33" w:rsidR="006205A7" w:rsidRPr="00FF7044" w:rsidRDefault="0087320A" w:rsidP="00773CE3">
            <w:pPr>
              <w:spacing w:after="120"/>
              <w:jc w:val="both"/>
              <w:rPr>
                <w:rFonts w:ascii="Calibri" w:eastAsia="Calibri" w:hAnsi="Calibri" w:cs="Calibri"/>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F=1∙</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r>
      <w:tr w:rsidR="006205A7" w:rsidRPr="00FF7044" w14:paraId="204DA8E1" w14:textId="77777777" w:rsidTr="00173F6E">
        <w:trPr>
          <w:trHeight w:val="567"/>
        </w:trPr>
        <w:tc>
          <w:tcPr>
            <w:tcW w:w="4508" w:type="dxa"/>
          </w:tcPr>
          <w:p w14:paraId="50FF7671" w14:textId="794AFE66" w:rsidR="006205A7" w:rsidRPr="00FF7044" w:rsidRDefault="00000000" w:rsidP="00773CE3">
            <w:pPr>
              <w:spacing w:after="120"/>
              <w:jc w:val="both"/>
              <w:rPr>
                <w:rFonts w:ascii="Calibri" w:eastAsia="Calibri" w:hAnsi="Calibri" w:cs="Calibr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d>
                      <m:dPr>
                        <m:ctrlPr>
                          <w:rPr>
                            <w:rFonts w:ascii="Cambria Math" w:eastAsia="Calibri" w:hAnsi="Cambria Math" w:cs="Calibri"/>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m:t>
                            </m:r>
                          </m:num>
                          <m:den>
                            <m:r>
                              <m:rPr>
                                <m:sty m:val="p"/>
                              </m:rPr>
                              <w:rPr>
                                <w:rFonts w:ascii="Cambria Math" w:eastAsia="Calibri" w:hAnsi="Cambria Math" w:cs="Calibri"/>
                                <w:color w:val="000000" w:themeColor="text1"/>
                                <w:sz w:val="20"/>
                                <w:szCs w:val="20"/>
                                <w:lang w:val="en-GB"/>
                              </w:rPr>
                              <m:t>WT median</m:t>
                            </m:r>
                          </m:den>
                        </m:f>
                      </m:e>
                    </m:d>
                  </m:e>
                  <m:sup>
                    <m:r>
                      <w:rPr>
                        <w:rFonts w:ascii="Cambria Math" w:eastAsia="Calibri" w:hAnsi="Cambria Math" w:cs="Calibri"/>
                        <w:color w:val="000000" w:themeColor="text1"/>
                        <w:sz w:val="20"/>
                        <w:szCs w:val="20"/>
                        <w:lang w:val="en-GB"/>
                      </w:rPr>
                      <m:t>0.75</m:t>
                    </m:r>
                  </m:sup>
                </m:sSup>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4508" w:type="dxa"/>
          </w:tcPr>
          <w:p w14:paraId="736FBA5E" w14:textId="5BAF8BF8" w:rsidR="006205A7" w:rsidRPr="00FF7044" w:rsidRDefault="00000000" w:rsidP="00773CE3">
            <w:pPr>
              <w:spacing w:after="120"/>
              <w:jc w:val="both"/>
              <w:rPr>
                <w:rFonts w:ascii="Calibri" w:eastAsia="Calibri" w:hAnsi="Calibri" w:cs="Calibr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m:t>
                        </m:r>
                      </m:num>
                      <m:den>
                        <m:r>
                          <m:rPr>
                            <m:sty m:val="p"/>
                          </m:rPr>
                          <w:rPr>
                            <w:rFonts w:ascii="Cambria Math" w:eastAsia="Calibri" w:hAnsi="Cambria Math" w:cs="Calibri"/>
                            <w:color w:val="000000" w:themeColor="text1"/>
                            <w:sz w:val="20"/>
                            <w:szCs w:val="20"/>
                            <w:lang w:val="en-GB"/>
                          </w:rPr>
                          <m:t>WT median</m:t>
                        </m:r>
                      </m:den>
                    </m:f>
                  </m:e>
                </m:d>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bl>
    <w:p w14:paraId="1218C10C" w14:textId="4EE3767C" w:rsidR="00FB2395" w:rsidRPr="00FF7044" w:rsidRDefault="00122D82" w:rsidP="00773CE3">
      <w:pPr>
        <w:spacing w:after="120" w:line="240" w:lineRule="auto"/>
        <w:jc w:val="both"/>
        <w:rPr>
          <w:rFonts w:ascii="Calibri" w:eastAsia="Calibri" w:hAnsi="Calibri" w:cs="Calibri"/>
          <w:bCs/>
          <w:color w:val="000000" w:themeColor="text1"/>
          <w:sz w:val="20"/>
          <w:szCs w:val="20"/>
          <w:lang w:val="en-GB"/>
        </w:rPr>
      </w:pPr>
      <w:r w:rsidRPr="00FF7044">
        <w:rPr>
          <w:rFonts w:eastAsia="Calibri" w:cstheme="minorHAnsi"/>
          <w:bCs/>
          <w:color w:val="000000" w:themeColor="text1"/>
          <w:sz w:val="20"/>
          <w:szCs w:val="20"/>
          <w:lang w:val="en-GB"/>
        </w:rPr>
        <w:t>WT: Weight.</w:t>
      </w:r>
      <w:r w:rsidRPr="00FF7044">
        <w:rPr>
          <w:rFonts w:ascii="Calibri" w:eastAsia="Calibri" w:hAnsi="Calibri" w:cs="Calibri"/>
          <w:sz w:val="20"/>
          <w:szCs w:val="20"/>
          <w:lang w:val="en-GB"/>
        </w:rPr>
        <w:t xml:space="preserve"> </w:t>
      </w:r>
      <w:r w:rsidR="0007360C" w:rsidRPr="00FF7044">
        <w:rPr>
          <w:rFonts w:ascii="Calibri" w:eastAsia="Calibri" w:hAnsi="Calibri" w:cs="Calibri"/>
          <w:sz w:val="20"/>
          <w:szCs w:val="20"/>
          <w:lang w:val="en-GB"/>
        </w:rPr>
        <w:t xml:space="preserve">WT median = 55.7 Kg. </w:t>
      </w:r>
      <w:r w:rsidR="00FB2395" w:rsidRPr="00FF7044">
        <w:rPr>
          <w:rFonts w:ascii="Calibri" w:eastAsia="Calibri" w:hAnsi="Calibri" w:cs="Calibri"/>
          <w:sz w:val="20"/>
          <w:szCs w:val="20"/>
          <w:lang w:val="en-GB"/>
        </w:rPr>
        <w:t xml:space="preserve">RSE: residual standard error. IIV: inter-individual variability. </w:t>
      </w:r>
      <w:r w:rsidR="00FB2395" w:rsidRPr="00FF7044">
        <w:rPr>
          <w:rFonts w:ascii="Calibri" w:eastAsia="Calibri" w:hAnsi="Calibri" w:cs="Calibri"/>
          <w:color w:val="000000" w:themeColor="text1"/>
          <w:sz w:val="20"/>
          <w:szCs w:val="20"/>
          <w:lang w:val="en-GB"/>
        </w:rPr>
        <w:t xml:space="preserve">MTT: mean transit time. </w:t>
      </w:r>
      <w:proofErr w:type="spellStart"/>
      <w:r w:rsidR="00FB2395" w:rsidRPr="00FF7044">
        <w:rPr>
          <w:rFonts w:ascii="Calibri" w:eastAsia="Calibri" w:hAnsi="Calibri" w:cs="Calibri"/>
          <w:color w:val="000000" w:themeColor="text1"/>
          <w:sz w:val="20"/>
          <w:szCs w:val="20"/>
          <w:lang w:val="en-GB"/>
        </w:rPr>
        <w:t>nn</w:t>
      </w:r>
      <w:proofErr w:type="spellEnd"/>
      <w:r w:rsidR="00FB2395" w:rsidRPr="00FF7044">
        <w:rPr>
          <w:rFonts w:ascii="Calibri" w:eastAsia="Calibri" w:hAnsi="Calibri" w:cs="Calibri"/>
          <w:color w:val="000000" w:themeColor="text1"/>
          <w:sz w:val="20"/>
          <w:szCs w:val="20"/>
          <w:lang w:val="en-GB"/>
        </w:rPr>
        <w:t xml:space="preserve">: number of absorption compartment transit. Ka: RIF absorption constant rate. </w:t>
      </w:r>
      <w:proofErr w:type="spellStart"/>
      <w:r w:rsidR="00FB2395" w:rsidRPr="00FF7044">
        <w:rPr>
          <w:rFonts w:ascii="Calibri" w:eastAsia="Calibri" w:hAnsi="Calibri" w:cs="Calibri"/>
          <w:color w:val="000000" w:themeColor="text1"/>
          <w:sz w:val="20"/>
          <w:szCs w:val="20"/>
          <w:lang w:val="en-GB"/>
        </w:rPr>
        <w:t>K</w:t>
      </w:r>
      <w:r w:rsidR="00E30D9C" w:rsidRPr="00FF7044">
        <w:rPr>
          <w:rFonts w:ascii="Calibri" w:eastAsia="Calibri" w:hAnsi="Calibri" w:cs="Calibri"/>
          <w:color w:val="000000" w:themeColor="text1"/>
          <w:sz w:val="20"/>
          <w:szCs w:val="20"/>
          <w:lang w:val="en-GB"/>
        </w:rPr>
        <w:t>tr</w:t>
      </w:r>
      <w:proofErr w:type="spellEnd"/>
      <w:r w:rsidR="00FB2395" w:rsidRPr="00FF7044">
        <w:rPr>
          <w:rFonts w:ascii="Calibri" w:eastAsia="Calibri" w:hAnsi="Calibri" w:cs="Calibri"/>
          <w:color w:val="000000" w:themeColor="text1"/>
          <w:sz w:val="20"/>
          <w:szCs w:val="20"/>
          <w:lang w:val="en-GB"/>
        </w:rPr>
        <w:t xml:space="preserve">: RIF transit absorption constant rate. V/F and </w:t>
      </w:r>
      <w:proofErr w:type="spellStart"/>
      <w:r w:rsidR="00FB2395" w:rsidRPr="00FF7044">
        <w:rPr>
          <w:rFonts w:ascii="Calibri" w:eastAsia="Calibri" w:hAnsi="Calibri" w:cs="Calibri"/>
          <w:color w:val="000000" w:themeColor="text1"/>
          <w:sz w:val="20"/>
          <w:szCs w:val="20"/>
          <w:lang w:val="en-GB"/>
        </w:rPr>
        <w:t>Vm</w:t>
      </w:r>
      <w:proofErr w:type="spellEnd"/>
      <w:r w:rsidR="00FB2395" w:rsidRPr="00FF7044">
        <w:rPr>
          <w:rFonts w:ascii="Calibri" w:eastAsia="Calibri" w:hAnsi="Calibri" w:cs="Calibri"/>
          <w:color w:val="000000" w:themeColor="text1"/>
          <w:sz w:val="20"/>
          <w:szCs w:val="20"/>
          <w:lang w:val="en-GB"/>
        </w:rPr>
        <w:t>/</w:t>
      </w:r>
      <w:proofErr w:type="spellStart"/>
      <w:r w:rsidR="00FB2395" w:rsidRPr="00FF7044">
        <w:rPr>
          <w:rFonts w:ascii="Calibri" w:eastAsia="Calibri" w:hAnsi="Calibri" w:cs="Calibri"/>
          <w:color w:val="000000" w:themeColor="text1"/>
          <w:sz w:val="20"/>
          <w:szCs w:val="20"/>
          <w:lang w:val="en-GB"/>
        </w:rPr>
        <w:t>F∙Fm</w:t>
      </w:r>
      <w:proofErr w:type="spellEnd"/>
      <w:r w:rsidR="00FB2395" w:rsidRPr="00FF7044">
        <w:rPr>
          <w:rFonts w:ascii="Calibri" w:eastAsia="Calibri" w:hAnsi="Calibri" w:cs="Calibri"/>
          <w:color w:val="000000" w:themeColor="text1"/>
          <w:sz w:val="20"/>
          <w:szCs w:val="20"/>
          <w:lang w:val="en-GB"/>
        </w:rPr>
        <w:t xml:space="preserve">: RIF and </w:t>
      </w:r>
      <w:proofErr w:type="spellStart"/>
      <w:r w:rsidR="00FB2395" w:rsidRPr="00FF7044">
        <w:rPr>
          <w:rFonts w:ascii="Calibri" w:eastAsia="Calibri" w:hAnsi="Calibri" w:cs="Calibri"/>
          <w:color w:val="000000" w:themeColor="text1"/>
          <w:sz w:val="20"/>
          <w:szCs w:val="20"/>
          <w:lang w:val="en-GB"/>
        </w:rPr>
        <w:t>desRIF</w:t>
      </w:r>
      <w:proofErr w:type="spellEnd"/>
      <w:r w:rsidR="00FB2395" w:rsidRPr="00FF7044">
        <w:rPr>
          <w:rFonts w:ascii="Calibri" w:eastAsia="Calibri" w:hAnsi="Calibri" w:cs="Calibri"/>
          <w:color w:val="000000" w:themeColor="text1"/>
          <w:sz w:val="20"/>
          <w:szCs w:val="20"/>
          <w:lang w:val="en-GB"/>
        </w:rPr>
        <w:t xml:space="preserve"> apparent volume of distribution. CL/F and </w:t>
      </w:r>
      <w:proofErr w:type="spellStart"/>
      <w:r w:rsidR="00FB2395" w:rsidRPr="00FF7044">
        <w:rPr>
          <w:rFonts w:ascii="Calibri" w:eastAsia="Calibri" w:hAnsi="Calibri" w:cs="Calibri"/>
          <w:color w:val="000000" w:themeColor="text1"/>
          <w:sz w:val="20"/>
          <w:szCs w:val="20"/>
          <w:lang w:val="en-GB"/>
        </w:rPr>
        <w:t>CLm</w:t>
      </w:r>
      <w:proofErr w:type="spellEnd"/>
      <w:r w:rsidR="00FB2395" w:rsidRPr="00FF7044">
        <w:rPr>
          <w:rFonts w:ascii="Calibri" w:eastAsia="Calibri" w:hAnsi="Calibri" w:cs="Calibri"/>
          <w:color w:val="000000" w:themeColor="text1"/>
          <w:sz w:val="20"/>
          <w:szCs w:val="20"/>
          <w:lang w:val="en-GB"/>
        </w:rPr>
        <w:t>/</w:t>
      </w:r>
      <w:proofErr w:type="spellStart"/>
      <w:r w:rsidR="00FB2395" w:rsidRPr="00FF7044">
        <w:rPr>
          <w:rFonts w:ascii="Calibri" w:eastAsia="Calibri" w:hAnsi="Calibri" w:cs="Calibri"/>
          <w:color w:val="000000" w:themeColor="text1"/>
          <w:sz w:val="20"/>
          <w:szCs w:val="20"/>
          <w:lang w:val="en-GB"/>
        </w:rPr>
        <w:t>F∙Fm</w:t>
      </w:r>
      <w:proofErr w:type="spellEnd"/>
      <w:r w:rsidR="00FB2395" w:rsidRPr="00FF7044">
        <w:rPr>
          <w:rFonts w:ascii="Calibri" w:eastAsia="Calibri" w:hAnsi="Calibri" w:cs="Calibri"/>
          <w:color w:val="000000" w:themeColor="text1"/>
          <w:sz w:val="20"/>
          <w:szCs w:val="20"/>
          <w:lang w:val="en-GB"/>
        </w:rPr>
        <w:t xml:space="preserve">: RIF and </w:t>
      </w:r>
      <w:proofErr w:type="spellStart"/>
      <w:r w:rsidR="00FB2395" w:rsidRPr="00FF7044">
        <w:rPr>
          <w:rFonts w:ascii="Calibri" w:eastAsia="Calibri" w:hAnsi="Calibri" w:cs="Calibri"/>
          <w:color w:val="000000" w:themeColor="text1"/>
          <w:sz w:val="20"/>
          <w:szCs w:val="20"/>
          <w:lang w:val="en-GB"/>
        </w:rPr>
        <w:t>desRIF</w:t>
      </w:r>
      <w:proofErr w:type="spellEnd"/>
      <w:r w:rsidR="00FB2395" w:rsidRPr="00FF7044">
        <w:rPr>
          <w:rFonts w:ascii="Calibri" w:eastAsia="Calibri" w:hAnsi="Calibri" w:cs="Calibri"/>
          <w:color w:val="000000" w:themeColor="text1"/>
          <w:sz w:val="20"/>
          <w:szCs w:val="20"/>
          <w:lang w:val="en-GB"/>
        </w:rPr>
        <w:t xml:space="preserve"> apparent clearance, </w:t>
      </w:r>
      <w:r w:rsidR="00FB2395" w:rsidRPr="00FF7044">
        <w:rPr>
          <w:rFonts w:eastAsia="Calibri" w:cs="Calibri"/>
          <w:bCs/>
          <w:color w:val="000000" w:themeColor="text1"/>
          <w:sz w:val="20"/>
          <w:szCs w:val="20"/>
          <w:lang w:val="en-GB"/>
        </w:rPr>
        <w:t xml:space="preserve">Fm: fraction of CL/F converted into </w:t>
      </w:r>
      <w:proofErr w:type="spellStart"/>
      <w:r w:rsidR="00FB2395" w:rsidRPr="00FF7044">
        <w:rPr>
          <w:rFonts w:eastAsia="Calibri" w:cs="Calibri"/>
          <w:bCs/>
          <w:color w:val="000000" w:themeColor="text1"/>
          <w:sz w:val="20"/>
          <w:szCs w:val="20"/>
          <w:lang w:val="en-GB"/>
        </w:rPr>
        <w:t>desRIF</w:t>
      </w:r>
      <w:proofErr w:type="spellEnd"/>
      <w:r w:rsidR="00401148" w:rsidRPr="00FF7044">
        <w:rPr>
          <w:rFonts w:ascii="Calibri" w:eastAsia="Calibri" w:hAnsi="Calibri" w:cs="Calibri"/>
          <w:color w:val="000000" w:themeColor="text1"/>
          <w:sz w:val="20"/>
          <w:szCs w:val="20"/>
          <w:lang w:val="en-GB"/>
        </w:rPr>
        <w:t>.</w:t>
      </w:r>
      <w:r w:rsidR="00FB2395" w:rsidRPr="00FF7044">
        <w:rPr>
          <w:rFonts w:ascii="Calibri" w:eastAsia="Calibri" w:hAnsi="Calibri" w:cs="Calibri"/>
          <w:color w:val="000000" w:themeColor="text1"/>
          <w:sz w:val="20"/>
          <w:szCs w:val="20"/>
          <w:lang w:val="en-GB"/>
        </w:rPr>
        <w:t xml:space="preserve"> </w:t>
      </w:r>
      <w:r w:rsidR="00FB2395" w:rsidRPr="00FF7044">
        <w:rPr>
          <w:rFonts w:eastAsia="Calibri" w:cstheme="minorHAnsi"/>
          <w:bCs/>
          <w:color w:val="000000" w:themeColor="text1"/>
          <w:sz w:val="20"/>
          <w:szCs w:val="20"/>
          <w:lang w:val="en-GB"/>
        </w:rPr>
        <w:t>F: bioavailability. RUV: residual unexplained variability</w:t>
      </w:r>
      <w:r w:rsidR="005E4F5B" w:rsidRPr="00FF7044">
        <w:rPr>
          <w:rFonts w:eastAsia="Calibri" w:cstheme="minorHAnsi"/>
          <w:bCs/>
          <w:color w:val="000000" w:themeColor="text1"/>
          <w:sz w:val="20"/>
          <w:szCs w:val="20"/>
          <w:lang w:val="en-GB"/>
        </w:rPr>
        <w:t>.</w:t>
      </w:r>
      <w:r w:rsidR="006F55F8" w:rsidRPr="00FF7044">
        <w:rPr>
          <w:rFonts w:eastAsia="Calibri" w:cstheme="minorHAnsi"/>
          <w:bCs/>
          <w:color w:val="000000" w:themeColor="text1"/>
          <w:sz w:val="20"/>
          <w:szCs w:val="20"/>
          <w:lang w:val="en-GB"/>
        </w:rPr>
        <w:t xml:space="preserve"> </w:t>
      </w:r>
      <w:r w:rsidR="006F55F8" w:rsidRPr="00FF7044">
        <w:rPr>
          <w:rFonts w:ascii="Symbol" w:eastAsia="Calibri" w:hAnsi="Symbol" w:cs="Calibri"/>
          <w:bCs/>
          <w:color w:val="000000" w:themeColor="text1"/>
          <w:sz w:val="20"/>
          <w:szCs w:val="20"/>
          <w:lang w:val="en-GB"/>
        </w:rPr>
        <w:t>h</w:t>
      </w:r>
      <w:r w:rsidR="006F55F8" w:rsidRPr="00FF7044">
        <w:rPr>
          <w:rFonts w:ascii="Calibri" w:eastAsia="Calibri" w:hAnsi="Calibri" w:cs="Calibri"/>
          <w:bCs/>
          <w:color w:val="000000" w:themeColor="text1"/>
          <w:sz w:val="20"/>
          <w:szCs w:val="20"/>
          <w:lang w:val="en-GB"/>
        </w:rPr>
        <w:t xml:space="preserve"> and </w:t>
      </w:r>
      <w:r w:rsidR="006F55F8" w:rsidRPr="00FF7044">
        <w:rPr>
          <w:rFonts w:ascii="Symbol" w:eastAsia="Calibri" w:hAnsi="Symbol" w:cs="Calibri"/>
          <w:bCs/>
          <w:color w:val="000000" w:themeColor="text1"/>
          <w:sz w:val="20"/>
          <w:szCs w:val="20"/>
          <w:lang w:val="en-GB"/>
        </w:rPr>
        <w:t>e</w:t>
      </w:r>
      <w:r w:rsidR="006F55F8" w:rsidRPr="00FF7044">
        <w:rPr>
          <w:rFonts w:eastAsia="Calibri" w:cstheme="minorHAnsi"/>
          <w:bCs/>
          <w:color w:val="000000" w:themeColor="text1"/>
          <w:sz w:val="20"/>
          <w:szCs w:val="20"/>
          <w:lang w:val="en-GB"/>
        </w:rPr>
        <w:t xml:space="preserve"> random variables with mean = 0 and variance </w:t>
      </w:r>
      <w:r w:rsidR="006F55F8" w:rsidRPr="00FF7044">
        <w:rPr>
          <w:rFonts w:ascii="Symbol" w:eastAsia="Calibri" w:hAnsi="Symbol" w:cstheme="minorHAnsi"/>
          <w:bCs/>
          <w:color w:val="000000" w:themeColor="text1"/>
          <w:sz w:val="20"/>
          <w:szCs w:val="20"/>
          <w:lang w:val="en-GB"/>
        </w:rPr>
        <w:t>w</w:t>
      </w:r>
      <w:r w:rsidR="006F55F8" w:rsidRPr="00FF7044">
        <w:rPr>
          <w:rFonts w:eastAsia="Calibri" w:cstheme="minorHAnsi"/>
          <w:bCs/>
          <w:color w:val="000000" w:themeColor="text1"/>
          <w:sz w:val="20"/>
          <w:szCs w:val="20"/>
          <w:vertAlign w:val="superscript"/>
          <w:lang w:val="en-GB"/>
        </w:rPr>
        <w:t>2</w:t>
      </w:r>
      <w:r w:rsidR="006F55F8" w:rsidRPr="00FF7044">
        <w:rPr>
          <w:rFonts w:eastAsia="Calibri" w:cstheme="minorHAnsi"/>
          <w:bCs/>
          <w:color w:val="000000" w:themeColor="text1"/>
          <w:sz w:val="20"/>
          <w:szCs w:val="20"/>
          <w:lang w:val="en-GB"/>
        </w:rPr>
        <w:t xml:space="preserve"> and </w:t>
      </w:r>
      <w:r w:rsidR="006F55F8" w:rsidRPr="00FF7044">
        <w:rPr>
          <w:rFonts w:ascii="Symbol" w:eastAsia="Calibri" w:hAnsi="Symbol" w:cs="Calibri"/>
          <w:bCs/>
          <w:color w:val="000000" w:themeColor="text1"/>
          <w:sz w:val="20"/>
          <w:szCs w:val="20"/>
          <w:lang w:val="en-GB"/>
        </w:rPr>
        <w:t>s</w:t>
      </w:r>
      <w:r w:rsidR="006F55F8" w:rsidRPr="00FF7044">
        <w:rPr>
          <w:rFonts w:eastAsia="Calibri" w:cstheme="minorHAnsi"/>
          <w:bCs/>
          <w:color w:val="000000" w:themeColor="text1"/>
          <w:sz w:val="20"/>
          <w:szCs w:val="20"/>
          <w:vertAlign w:val="superscript"/>
          <w:lang w:val="en-GB"/>
        </w:rPr>
        <w:t>2</w:t>
      </w:r>
      <w:r w:rsidR="006F55F8" w:rsidRPr="00FF7044">
        <w:rPr>
          <w:rFonts w:eastAsia="Calibri" w:cstheme="minorHAnsi"/>
          <w:bCs/>
          <w:color w:val="000000" w:themeColor="text1"/>
          <w:sz w:val="20"/>
          <w:szCs w:val="20"/>
          <w:lang w:val="en-GB"/>
        </w:rPr>
        <w:t>.</w:t>
      </w:r>
    </w:p>
    <w:p w14:paraId="24BBCE59" w14:textId="4FDEA2E7" w:rsidR="00FB2395" w:rsidRPr="00FF7044" w:rsidRDefault="001F19F1" w:rsidP="0078436F">
      <w:pPr>
        <w:spacing w:after="0" w:line="300" w:lineRule="auto"/>
        <w:rPr>
          <w:lang w:val="en-GB"/>
        </w:rPr>
      </w:pPr>
      <w:r w:rsidRPr="00FF7044">
        <w:rPr>
          <w:noProof/>
          <w:lang w:val="en-GB"/>
        </w:rPr>
        <w:drawing>
          <wp:inline distT="0" distB="0" distL="0" distR="0" wp14:anchorId="2B1C47DE" wp14:editId="7E49ED72">
            <wp:extent cx="4175384" cy="3422060"/>
            <wp:effectExtent l="0" t="0" r="0" b="6985"/>
            <wp:docPr id="9270028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02805" name="Imagem 927002805"/>
                    <pic:cNvPicPr/>
                  </pic:nvPicPr>
                  <pic:blipFill rotWithShape="1">
                    <a:blip r:embed="rId14" cstate="print">
                      <a:extLst>
                        <a:ext uri="{28A0092B-C50C-407E-A947-70E740481C1C}">
                          <a14:useLocalDpi xmlns:a14="http://schemas.microsoft.com/office/drawing/2010/main" val="0"/>
                        </a:ext>
                      </a:extLst>
                    </a:blip>
                    <a:srcRect t="1766" b="50858"/>
                    <a:stretch/>
                  </pic:blipFill>
                  <pic:spPr bwMode="auto">
                    <a:xfrm>
                      <a:off x="0" y="0"/>
                      <a:ext cx="4176000" cy="3422565"/>
                    </a:xfrm>
                    <a:prstGeom prst="rect">
                      <a:avLst/>
                    </a:prstGeom>
                    <a:ln>
                      <a:noFill/>
                    </a:ln>
                    <a:extLst>
                      <a:ext uri="{53640926-AAD7-44D8-BBD7-CCE9431645EC}">
                        <a14:shadowObscured xmlns:a14="http://schemas.microsoft.com/office/drawing/2010/main"/>
                      </a:ext>
                    </a:extLst>
                  </pic:spPr>
                </pic:pic>
              </a:graphicData>
            </a:graphic>
          </wp:inline>
        </w:drawing>
      </w:r>
    </w:p>
    <w:p w14:paraId="7B01E8AB" w14:textId="786750A6" w:rsidR="000B1DE9" w:rsidRPr="00FF7044" w:rsidRDefault="00A562DA" w:rsidP="00773CE3">
      <w:pPr>
        <w:spacing w:after="0" w:line="240" w:lineRule="auto"/>
        <w:jc w:val="both"/>
        <w:rPr>
          <w:lang w:val="en-GB"/>
        </w:rPr>
      </w:pPr>
      <w:r w:rsidRPr="00FF7044">
        <w:rPr>
          <w:rFonts w:eastAsia="Calibri" w:cs="Calibri"/>
          <w:b/>
          <w:sz w:val="20"/>
          <w:szCs w:val="20"/>
          <w:lang w:val="en-GB"/>
        </w:rPr>
        <w:t xml:space="preserve">Figure </w:t>
      </w:r>
      <w:r w:rsidR="00C63245" w:rsidRPr="00FF7044">
        <w:rPr>
          <w:rFonts w:eastAsia="Calibri" w:cs="Calibri"/>
          <w:b/>
          <w:sz w:val="20"/>
          <w:szCs w:val="20"/>
          <w:lang w:val="en-GB"/>
        </w:rPr>
        <w:t>S</w:t>
      </w:r>
      <w:r w:rsidR="00A74C24" w:rsidRPr="00FF7044">
        <w:rPr>
          <w:rFonts w:eastAsia="Calibri" w:cs="Calibri"/>
          <w:b/>
          <w:sz w:val="20"/>
          <w:szCs w:val="20"/>
          <w:lang w:val="en-GB"/>
        </w:rPr>
        <w:t>5</w:t>
      </w:r>
      <w:r w:rsidRPr="00FF7044">
        <w:rPr>
          <w:rFonts w:eastAsia="Calibri" w:cs="Calibri"/>
          <w:b/>
          <w:sz w:val="20"/>
          <w:szCs w:val="20"/>
          <w:lang w:val="en-GB"/>
        </w:rPr>
        <w:t>:</w:t>
      </w:r>
      <w:r w:rsidRPr="00FF7044">
        <w:rPr>
          <w:rFonts w:eastAsia="Calibri" w:cs="Calibri"/>
          <w:bCs/>
          <w:sz w:val="20"/>
          <w:szCs w:val="20"/>
          <w:lang w:val="en-GB"/>
        </w:rPr>
        <w:t xml:space="preserve"> Goodness of fit plot of rifampicin (RIF). Observed concentrations (</w:t>
      </w:r>
      <w:r w:rsidRPr="00FF7044">
        <w:rPr>
          <w:rFonts w:ascii="Symbol" w:eastAsia="Calibri" w:hAnsi="Symbol" w:cs="Calibri"/>
          <w:bCs/>
          <w:sz w:val="20"/>
          <w:szCs w:val="20"/>
          <w:lang w:val="en-GB"/>
        </w:rPr>
        <w:t></w:t>
      </w:r>
      <w:r w:rsidRPr="00FF7044">
        <w:rPr>
          <w:rFonts w:eastAsia="Calibri" w:cs="Calibri"/>
          <w:bCs/>
          <w:sz w:val="20"/>
          <w:szCs w:val="20"/>
          <w:lang w:val="en-GB"/>
        </w:rPr>
        <w:t>g/mL) over population and individual predictions (right). Conditional weighted residuals (CWRES) over population predictions and time (left). Red line: trend line, dashed lines: identity and 2- and 0.5-times identity in the right plots. 0, 2 and -2 CWRES in left plots.</w:t>
      </w:r>
    </w:p>
    <w:p w14:paraId="151CF6E6" w14:textId="77777777" w:rsidR="000B1DE9" w:rsidRPr="00FF7044" w:rsidRDefault="000B1DE9" w:rsidP="0078436F">
      <w:pPr>
        <w:spacing w:after="0" w:line="300" w:lineRule="auto"/>
        <w:rPr>
          <w:lang w:val="en-GB"/>
        </w:rPr>
        <w:sectPr w:rsidR="000B1DE9" w:rsidRPr="00FF7044" w:rsidSect="00C30AC9">
          <w:pgSz w:w="11906" w:h="16838"/>
          <w:pgMar w:top="1077" w:right="1440" w:bottom="993" w:left="1440" w:header="709" w:footer="709" w:gutter="0"/>
          <w:cols w:space="708"/>
          <w:docGrid w:linePitch="360"/>
        </w:sectPr>
      </w:pPr>
    </w:p>
    <w:p w14:paraId="7BEF7B9A" w14:textId="217A659E" w:rsidR="001F54F0" w:rsidRPr="00FF7044" w:rsidRDefault="003B0425" w:rsidP="001F54F0">
      <w:pPr>
        <w:spacing w:after="0" w:line="360" w:lineRule="auto"/>
        <w:jc w:val="both"/>
        <w:rPr>
          <w:rFonts w:ascii="Calibri" w:eastAsia="Calibri" w:hAnsi="Calibri" w:cs="Calibri"/>
          <w:color w:val="000000" w:themeColor="text1"/>
          <w:lang w:val="en-GB"/>
        </w:rPr>
      </w:pPr>
      <w:r w:rsidRPr="00FF7044">
        <w:rPr>
          <w:color w:val="000000" w:themeColor="text1"/>
          <w:lang w:val="en-GB"/>
        </w:rPr>
        <w:lastRenderedPageBreak/>
        <w:t xml:space="preserve">Table </w:t>
      </w:r>
      <w:r w:rsidR="009C6F35" w:rsidRPr="00FF7044">
        <w:rPr>
          <w:color w:val="000000" w:themeColor="text1"/>
          <w:lang w:val="en-GB"/>
        </w:rPr>
        <w:t>S</w:t>
      </w:r>
      <w:r w:rsidR="00CF2D1B" w:rsidRPr="00FF7044">
        <w:rPr>
          <w:color w:val="000000" w:themeColor="text1"/>
          <w:lang w:val="en-GB"/>
        </w:rPr>
        <w:t>2</w:t>
      </w:r>
      <w:r w:rsidR="001F54F0" w:rsidRPr="00FF7044">
        <w:rPr>
          <w:rFonts w:ascii="Calibri" w:eastAsia="Calibri" w:hAnsi="Calibri" w:cs="Calibri"/>
          <w:color w:val="000000" w:themeColor="text1"/>
          <w:lang w:val="en-GB"/>
        </w:rPr>
        <w:t>: Pharmacokinetics parameters of the rifampicin (RIF) and 25-O-desacetil-rifampicin (</w:t>
      </w:r>
      <w:proofErr w:type="spellStart"/>
      <w:r w:rsidR="001F54F0" w:rsidRPr="00FF7044">
        <w:rPr>
          <w:rFonts w:ascii="Calibri" w:eastAsia="Calibri" w:hAnsi="Calibri" w:cs="Calibri"/>
          <w:color w:val="000000" w:themeColor="text1"/>
          <w:lang w:val="en-GB"/>
        </w:rPr>
        <w:t>desRIF</w:t>
      </w:r>
      <w:proofErr w:type="spellEnd"/>
      <w:r w:rsidR="001F54F0" w:rsidRPr="00FF7044">
        <w:rPr>
          <w:rFonts w:ascii="Calibri" w:eastAsia="Calibri" w:hAnsi="Calibri" w:cs="Calibri"/>
          <w:color w:val="000000" w:themeColor="text1"/>
          <w:lang w:val="en-GB"/>
        </w:rPr>
        <w:t xml:space="preserve">) model included of </w:t>
      </w:r>
      <w:r w:rsidR="001E3AD7" w:rsidRPr="00FF7044">
        <w:rPr>
          <w:rFonts w:ascii="Calibri" w:eastAsia="Calibri" w:hAnsi="Calibri" w:cs="Calibri"/>
          <w:color w:val="000000" w:themeColor="text1"/>
          <w:lang w:val="en-GB"/>
        </w:rPr>
        <w:t>Seng et al., 2015</w:t>
      </w:r>
      <w:r w:rsidR="001E3AD7" w:rsidRPr="00FF7044">
        <w:rPr>
          <w:rFonts w:ascii="Calibri" w:eastAsia="Calibri" w:hAnsi="Calibri" w:cs="Calibri"/>
          <w:color w:val="000000" w:themeColor="text1"/>
          <w:lang w:val="en-GB"/>
        </w:rPr>
        <w:fldChar w:fldCharType="begin"/>
      </w:r>
      <w:r w:rsidR="007C74C4">
        <w:rPr>
          <w:rFonts w:ascii="Calibri" w:eastAsia="Calibri" w:hAnsi="Calibri" w:cs="Calibri"/>
          <w:color w:val="000000" w:themeColor="text1"/>
          <w:lang w:val="en-GB"/>
        </w:rPr>
        <w:instrText xml:space="preserve"> ADDIN ZOTERO_ITEM CSL_CITATION {"citationID":"2D90wwPc","properties":{"formattedCitation":"[7]","plainCitation":"[7]","noteIndex":0},"citationItems":[{"id":1925,"uris":["http://zotero.org/users/3585549/items/JDC3HYEI"],"itemData":{"id":1925,"type":"article-journal","abstract":"AbstractObjectives.  Rifampicin is a first-line anti-TB drug. The objectives of this analysis were to evaluate the population pharmacokinetics of rifampicin and","container-title":"Journal of Antimicrobial Chemotherapy","DOI":"10.1093/jac/dkv268","ISSN":"0305-7453","issue":"12","journalAbbreviation":"J Antimicrob Chemother","language":"en","page":"3298-3306","source":"academic.oup.com","title":"Population pharmacokinetics of rifampicin and 25-deacetyl-rifampicin in healthy Asian adults","URL":"https://academic.oup.com/jac/article/70/12/3298/2363889","volume":"70","author":[{"family":"Seng","given":"Kok-Yong"},{"family":"Hee","given":"Kim-Hor"},{"family":"Soon","given":"Gaik-Hong"},{"family":"Chew","given":"Nicholas"},{"family":"Khoo","given":"Saye H."},{"family":"Lee","given":"Lawrence Soon-U."}],"accessed":{"date-parts":[["2019",4,2]]},"issued":{"date-parts":[["2015",12,1]]}}}],"schema":"https://github.com/citation-style-language/schema/raw/master/csl-citation.json"} </w:instrText>
      </w:r>
      <w:r w:rsidR="001E3AD7" w:rsidRPr="00FF7044">
        <w:rPr>
          <w:rFonts w:ascii="Calibri" w:eastAsia="Calibri" w:hAnsi="Calibri" w:cs="Calibri"/>
          <w:color w:val="000000" w:themeColor="text1"/>
          <w:lang w:val="en-GB"/>
        </w:rPr>
        <w:fldChar w:fldCharType="separate"/>
      </w:r>
      <w:r w:rsidR="007C74C4" w:rsidRPr="00C30AC9">
        <w:rPr>
          <w:rFonts w:ascii="Calibri" w:hAnsi="Calibri" w:cs="Calibri"/>
          <w:lang w:val="en-GB"/>
        </w:rPr>
        <w:t>[</w:t>
      </w:r>
      <w:r w:rsidR="00C30AC9">
        <w:rPr>
          <w:rFonts w:ascii="Calibri" w:hAnsi="Calibri" w:cs="Calibri"/>
          <w:lang w:val="en-GB"/>
        </w:rPr>
        <w:t>8</w:t>
      </w:r>
      <w:r w:rsidR="007C74C4" w:rsidRPr="00C30AC9">
        <w:rPr>
          <w:rFonts w:ascii="Calibri" w:hAnsi="Calibri" w:cs="Calibri"/>
          <w:lang w:val="en-GB"/>
        </w:rPr>
        <w:t>]</w:t>
      </w:r>
      <w:r w:rsidR="001E3AD7" w:rsidRPr="00FF7044">
        <w:rPr>
          <w:rFonts w:ascii="Calibri" w:eastAsia="Calibri" w:hAnsi="Calibri" w:cs="Calibri"/>
          <w:color w:val="000000" w:themeColor="text1"/>
          <w:lang w:val="en-GB"/>
        </w:rPr>
        <w:fldChar w:fldCharType="end"/>
      </w:r>
      <w:r w:rsidR="001E3AD7" w:rsidRPr="00FF7044">
        <w:rPr>
          <w:rFonts w:ascii="Calibri" w:eastAsia="Calibri" w:hAnsi="Calibri" w:cs="Calibri"/>
          <w:color w:val="000000" w:themeColor="text1"/>
          <w:lang w:val="en-GB"/>
        </w:rPr>
        <w:t xml:space="preserve"> </w:t>
      </w:r>
      <w:r w:rsidR="006F6BCD" w:rsidRPr="00FF7044">
        <w:rPr>
          <w:rFonts w:ascii="Calibri" w:eastAsia="Calibri" w:hAnsi="Calibri" w:cs="Calibri"/>
          <w:color w:val="000000" w:themeColor="text1"/>
          <w:lang w:val="en-GB"/>
        </w:rPr>
        <w:t>PK model as prior.</w:t>
      </w:r>
    </w:p>
    <w:tbl>
      <w:tblPr>
        <w:tblW w:w="6946" w:type="dxa"/>
        <w:tblInd w:w="-10" w:type="dxa"/>
        <w:tblCellMar>
          <w:left w:w="0" w:type="dxa"/>
          <w:right w:w="0" w:type="dxa"/>
        </w:tblCellMar>
        <w:tblLook w:val="0420" w:firstRow="1" w:lastRow="0" w:firstColumn="0" w:lastColumn="0" w:noHBand="0" w:noVBand="1"/>
      </w:tblPr>
      <w:tblGrid>
        <w:gridCol w:w="2268"/>
        <w:gridCol w:w="2268"/>
        <w:gridCol w:w="2410"/>
      </w:tblGrid>
      <w:tr w:rsidR="00AA309F" w:rsidRPr="00FF7044" w14:paraId="5D73F6ED" w14:textId="77777777" w:rsidTr="009736A3">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4F32711D"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Parameters</w:t>
            </w:r>
          </w:p>
        </w:tc>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5D2A5673"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Typical value (RSE)</w:t>
            </w:r>
          </w:p>
        </w:tc>
        <w:tc>
          <w:tcPr>
            <w:tcW w:w="2410"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3C436FB7"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IIV</w:t>
            </w:r>
          </w:p>
          <w:p w14:paraId="02219594" w14:textId="0A213829"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 xml:space="preserve"> (RSE)</w:t>
            </w:r>
          </w:p>
        </w:tc>
      </w:tr>
      <w:tr w:rsidR="00AA309F" w:rsidRPr="00FF7044" w14:paraId="25430908" w14:textId="77777777" w:rsidTr="009736A3">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4D4C9BA"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CL/F (L/h)</w:t>
            </w:r>
          </w:p>
        </w:tc>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24BB711" w14:textId="49553584" w:rsidR="00AA309F" w:rsidRPr="00FF7044" w:rsidRDefault="000C22FA"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10.3</w:t>
            </w:r>
            <w:r w:rsidR="00AA309F" w:rsidRPr="00FF7044">
              <w:rPr>
                <w:rFonts w:ascii="Calibri" w:eastAsia="Times New Roman" w:hAnsi="Calibri" w:cs="Calibri"/>
                <w:color w:val="000000"/>
                <w:kern w:val="24"/>
                <w:lang w:val="en-GB" w:eastAsia="en-GB"/>
              </w:rPr>
              <w:t xml:space="preserve"> (</w:t>
            </w:r>
            <w:r w:rsidRPr="00FF7044">
              <w:rPr>
                <w:rFonts w:ascii="Calibri" w:eastAsia="Times New Roman" w:hAnsi="Calibri" w:cs="Calibri"/>
                <w:color w:val="000000"/>
                <w:kern w:val="24"/>
                <w:lang w:val="en-GB" w:eastAsia="en-GB"/>
              </w:rPr>
              <w:t>0.3</w:t>
            </w:r>
            <w:r w:rsidR="00AA309F" w:rsidRPr="00FF7044">
              <w:rPr>
                <w:rFonts w:ascii="Calibri" w:eastAsia="Times New Roman" w:hAnsi="Calibri" w:cs="Calibri"/>
                <w:color w:val="000000"/>
                <w:kern w:val="24"/>
                <w:lang w:val="en-GB" w:eastAsia="en-GB"/>
              </w:rPr>
              <w:t xml:space="preserve"> %)</w:t>
            </w:r>
          </w:p>
        </w:tc>
        <w:tc>
          <w:tcPr>
            <w:tcW w:w="2410"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DBAE07E" w14:textId="3AEDAED0"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26.5 % (</w:t>
            </w:r>
            <w:r w:rsidR="00F73708" w:rsidRPr="00FF7044">
              <w:rPr>
                <w:rFonts w:ascii="Calibri" w:eastAsia="Times New Roman" w:hAnsi="Calibri" w:cs="Calibri"/>
                <w:color w:val="000000"/>
                <w:kern w:val="24"/>
                <w:lang w:val="en-GB" w:eastAsia="en-GB"/>
              </w:rPr>
              <w:t>1</w:t>
            </w:r>
            <w:r w:rsidR="00A16696" w:rsidRPr="00FF7044">
              <w:rPr>
                <w:rFonts w:ascii="Calibri" w:eastAsia="Times New Roman" w:hAnsi="Calibri" w:cs="Calibri"/>
                <w:color w:val="000000"/>
                <w:kern w:val="24"/>
                <w:lang w:val="en-GB" w:eastAsia="en-GB"/>
              </w:rPr>
              <w:t>0.6</w:t>
            </w:r>
            <w:r w:rsidRPr="00FF7044">
              <w:rPr>
                <w:rFonts w:ascii="Calibri" w:eastAsia="Times New Roman" w:hAnsi="Calibri" w:cs="Calibri"/>
                <w:color w:val="000000"/>
                <w:kern w:val="24"/>
                <w:lang w:val="en-GB" w:eastAsia="en-GB"/>
              </w:rPr>
              <w:t xml:space="preserve"> %)</w:t>
            </w:r>
          </w:p>
        </w:tc>
      </w:tr>
      <w:tr w:rsidR="00AA309F" w:rsidRPr="00FF7044" w14:paraId="1A89615E"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7BE47C8"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V/F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9D48F41" w14:textId="149F0208" w:rsidR="00AA309F" w:rsidRPr="00FF7044" w:rsidRDefault="000C22FA"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w:t>
            </w:r>
            <w:r w:rsidR="000A6A31" w:rsidRPr="00FF7044">
              <w:rPr>
                <w:rFonts w:ascii="Calibri" w:eastAsia="Times New Roman" w:hAnsi="Calibri" w:cs="Calibri"/>
                <w:color w:val="000000"/>
                <w:kern w:val="24"/>
                <w:lang w:val="en-GB" w:eastAsia="en-GB"/>
              </w:rPr>
              <w:t>1.5</w:t>
            </w:r>
            <w:r w:rsidR="00AA309F" w:rsidRPr="00FF7044">
              <w:rPr>
                <w:rFonts w:ascii="Calibri" w:eastAsia="Times New Roman" w:hAnsi="Calibri" w:cs="Calibri"/>
                <w:color w:val="000000"/>
                <w:kern w:val="24"/>
                <w:lang w:val="en-GB" w:eastAsia="en-GB"/>
              </w:rPr>
              <w:t xml:space="preserve"> (</w:t>
            </w:r>
            <w:r w:rsidR="000A6A31" w:rsidRPr="00FF7044">
              <w:rPr>
                <w:rFonts w:ascii="Calibri" w:eastAsia="Times New Roman" w:hAnsi="Calibri" w:cs="Calibri"/>
                <w:color w:val="000000"/>
                <w:kern w:val="24"/>
                <w:lang w:val="en-GB" w:eastAsia="en-GB"/>
              </w:rPr>
              <w:t>4.7</w:t>
            </w:r>
            <w:r w:rsidRPr="00FF7044">
              <w:rPr>
                <w:rFonts w:ascii="Calibri" w:eastAsia="Times New Roman" w:hAnsi="Calibri" w:cs="Calibri"/>
                <w:color w:val="000000"/>
                <w:kern w:val="24"/>
                <w:lang w:val="en-GB" w:eastAsia="en-GB"/>
              </w:rPr>
              <w:t xml:space="preserve"> </w:t>
            </w:r>
            <w:r w:rsidR="00AA309F"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A88BB61" w14:textId="77777777" w:rsidR="00AA309F" w:rsidRPr="00FF7044" w:rsidRDefault="00AA309F" w:rsidP="00C06673">
            <w:pPr>
              <w:spacing w:after="0" w:line="240" w:lineRule="auto"/>
              <w:rPr>
                <w:rFonts w:ascii="Arial" w:eastAsia="Times New Roman" w:hAnsi="Arial" w:cs="Arial"/>
                <w:lang w:val="en-GB" w:eastAsia="en-GB"/>
              </w:rPr>
            </w:pPr>
          </w:p>
        </w:tc>
      </w:tr>
      <w:tr w:rsidR="00AA309F" w:rsidRPr="00FF7044" w14:paraId="7F21FC4C"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369008F"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MTT (h)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E472447" w14:textId="695D8568"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1.1</w:t>
            </w:r>
            <w:r w:rsidR="00290504" w:rsidRPr="00FF7044">
              <w:rPr>
                <w:rFonts w:ascii="Calibri" w:eastAsia="Times New Roman" w:hAnsi="Calibri" w:cs="Calibri"/>
                <w:color w:val="000000"/>
                <w:kern w:val="24"/>
                <w:lang w:val="en-GB" w:eastAsia="en-GB"/>
              </w:rPr>
              <w:t>3</w:t>
            </w:r>
            <w:r w:rsidRPr="00FF7044">
              <w:rPr>
                <w:rFonts w:ascii="Calibri" w:eastAsia="Times New Roman" w:hAnsi="Calibri" w:cs="Calibri"/>
                <w:color w:val="000000"/>
                <w:kern w:val="24"/>
                <w:lang w:val="en-GB" w:eastAsia="en-GB"/>
              </w:rPr>
              <w:t xml:space="preserve"> (</w:t>
            </w:r>
            <w:r w:rsidR="00290504" w:rsidRPr="00FF7044">
              <w:rPr>
                <w:rFonts w:ascii="Calibri" w:eastAsia="Times New Roman" w:hAnsi="Calibri" w:cs="Calibri"/>
                <w:color w:val="000000"/>
                <w:kern w:val="24"/>
                <w:lang w:val="en-GB" w:eastAsia="en-GB"/>
              </w:rPr>
              <w:t>9.</w:t>
            </w:r>
            <w:r w:rsidR="00D85CE1" w:rsidRPr="00FF7044">
              <w:rPr>
                <w:rFonts w:ascii="Calibri" w:eastAsia="Times New Roman" w:hAnsi="Calibri" w:cs="Calibri"/>
                <w:color w:val="000000"/>
                <w:kern w:val="24"/>
                <w:lang w:val="en-GB" w:eastAsia="en-GB"/>
              </w:rPr>
              <w:t>0</w:t>
            </w:r>
            <w:r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A475F5B"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49.9 % (7.8 %)</w:t>
            </w:r>
          </w:p>
        </w:tc>
      </w:tr>
      <w:tr w:rsidR="00AA309F" w:rsidRPr="00FF7044" w14:paraId="373035B1"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5D8F26F" w14:textId="62AB746D" w:rsidR="00AA309F" w:rsidRPr="00FF7044" w:rsidRDefault="00F13429"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Frel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ED96BDB" w14:textId="19857DA5" w:rsidR="00AA309F" w:rsidRPr="00FF7044" w:rsidRDefault="00E5595C"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0.292</w:t>
            </w:r>
            <w:r w:rsidR="00D41DC4" w:rsidRPr="00FF7044">
              <w:rPr>
                <w:rFonts w:ascii="Calibri" w:eastAsia="Times New Roman" w:hAnsi="Calibri" w:cs="Calibri"/>
                <w:color w:val="000000"/>
                <w:kern w:val="24"/>
                <w:lang w:val="en-GB" w:eastAsia="en-GB"/>
              </w:rPr>
              <w:t xml:space="preserve"> (</w:t>
            </w:r>
            <w:r w:rsidRPr="00FF7044">
              <w:rPr>
                <w:rFonts w:ascii="Calibri" w:eastAsia="Times New Roman" w:hAnsi="Calibri" w:cs="Calibri"/>
                <w:color w:val="000000"/>
                <w:kern w:val="24"/>
                <w:lang w:val="en-GB" w:eastAsia="en-GB"/>
              </w:rPr>
              <w:t>10</w:t>
            </w:r>
            <w:r w:rsidR="007F2752" w:rsidRPr="00FF7044">
              <w:rPr>
                <w:rFonts w:ascii="Calibri" w:eastAsia="Times New Roman" w:hAnsi="Calibri" w:cs="Calibri"/>
                <w:color w:val="000000"/>
                <w:kern w:val="24"/>
                <w:lang w:val="en-GB" w:eastAsia="en-GB"/>
              </w:rPr>
              <w:t>.0</w:t>
            </w:r>
            <w:r w:rsidR="00D41DC4"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60BA119" w14:textId="099235D8"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44.6 % (10.</w:t>
            </w:r>
            <w:r w:rsidR="00AD4CB4" w:rsidRPr="00FF7044">
              <w:rPr>
                <w:rFonts w:ascii="Calibri" w:eastAsia="Times New Roman" w:hAnsi="Calibri" w:cs="Calibri"/>
                <w:color w:val="000000"/>
                <w:kern w:val="24"/>
                <w:lang w:val="en-GB" w:eastAsia="en-GB"/>
              </w:rPr>
              <w:t>7</w:t>
            </w:r>
            <w:r w:rsidRPr="00FF7044">
              <w:rPr>
                <w:rFonts w:ascii="Calibri" w:eastAsia="Times New Roman" w:hAnsi="Calibri" w:cs="Calibri"/>
                <w:color w:val="000000"/>
                <w:kern w:val="24"/>
                <w:lang w:val="en-GB" w:eastAsia="en-GB"/>
              </w:rPr>
              <w:t xml:space="preserve"> %)</w:t>
            </w:r>
          </w:p>
        </w:tc>
      </w:tr>
      <w:tr w:rsidR="00AA309F" w:rsidRPr="00FF7044" w14:paraId="58992D07"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F8899A5" w14:textId="77777777" w:rsidR="00AA309F" w:rsidRPr="00FF7044" w:rsidRDefault="00AA309F" w:rsidP="00C06673">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nn</w:t>
            </w:r>
            <w:proofErr w:type="spellEnd"/>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67B40AF"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16D4914" w14:textId="77777777" w:rsidR="00AA309F" w:rsidRPr="00FF7044" w:rsidRDefault="00AA309F" w:rsidP="00C06673">
            <w:pPr>
              <w:spacing w:after="0" w:line="240" w:lineRule="auto"/>
              <w:rPr>
                <w:rFonts w:ascii="Arial" w:eastAsia="Times New Roman" w:hAnsi="Arial" w:cs="Arial"/>
                <w:lang w:val="en-GB" w:eastAsia="en-GB"/>
              </w:rPr>
            </w:pPr>
          </w:p>
        </w:tc>
      </w:tr>
      <w:tr w:rsidR="00AA309F" w:rsidRPr="00FF7044" w14:paraId="75D53E51"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7613832"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7B57C27"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868C187" w14:textId="578CF67F"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37.4 % (</w:t>
            </w:r>
            <w:r w:rsidR="007960CC" w:rsidRPr="00FF7044">
              <w:rPr>
                <w:rFonts w:ascii="Calibri" w:eastAsia="Times New Roman" w:hAnsi="Calibri" w:cs="Calibri"/>
                <w:color w:val="000000"/>
                <w:kern w:val="24"/>
                <w:lang w:val="en-GB" w:eastAsia="en-GB"/>
              </w:rPr>
              <w:t>1</w:t>
            </w:r>
            <w:r w:rsidR="00AD4CB4" w:rsidRPr="00FF7044">
              <w:rPr>
                <w:rFonts w:ascii="Calibri" w:eastAsia="Times New Roman" w:hAnsi="Calibri" w:cs="Calibri"/>
                <w:color w:val="000000"/>
                <w:kern w:val="24"/>
                <w:lang w:val="en-GB" w:eastAsia="en-GB"/>
              </w:rPr>
              <w:t>5.8</w:t>
            </w:r>
            <w:r w:rsidRPr="00FF7044">
              <w:rPr>
                <w:rFonts w:ascii="Calibri" w:eastAsia="Times New Roman" w:hAnsi="Calibri" w:cs="Calibri"/>
                <w:color w:val="000000"/>
                <w:kern w:val="24"/>
                <w:lang w:val="en-GB" w:eastAsia="en-GB"/>
              </w:rPr>
              <w:t xml:space="preserve"> %)</w:t>
            </w:r>
          </w:p>
        </w:tc>
      </w:tr>
      <w:tr w:rsidR="00AA309F" w:rsidRPr="00FF7044" w14:paraId="43FF9D76"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0C4A74F" w14:textId="77777777" w:rsidR="00AA309F" w:rsidRPr="00FF7044" w:rsidRDefault="00AA309F" w:rsidP="00C06673">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CLm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3533B2B" w14:textId="7F75C968" w:rsidR="00AA309F" w:rsidRPr="00FF7044" w:rsidRDefault="00720547"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108</w:t>
            </w:r>
            <w:r w:rsidR="00AA309F" w:rsidRPr="00FF7044">
              <w:rPr>
                <w:rFonts w:ascii="Calibri" w:eastAsia="Times New Roman" w:hAnsi="Calibri" w:cs="Calibri"/>
                <w:color w:val="000000"/>
                <w:kern w:val="24"/>
                <w:lang w:val="en-GB" w:eastAsia="en-GB"/>
              </w:rPr>
              <w:t xml:space="preserve"> (</w:t>
            </w:r>
            <w:r w:rsidRPr="00FF7044">
              <w:rPr>
                <w:rFonts w:ascii="Calibri" w:eastAsia="Times New Roman" w:hAnsi="Calibri" w:cs="Calibri"/>
                <w:color w:val="000000"/>
                <w:kern w:val="24"/>
                <w:lang w:val="en-GB" w:eastAsia="en-GB"/>
              </w:rPr>
              <w:t>5.5</w:t>
            </w:r>
            <w:r w:rsidR="00AA309F"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B11C6AD" w14:textId="4ED72976" w:rsidR="00AA309F" w:rsidRPr="00FF7044" w:rsidRDefault="00AA309F" w:rsidP="00C06673">
            <w:pPr>
              <w:spacing w:after="0" w:line="240" w:lineRule="auto"/>
              <w:rPr>
                <w:rFonts w:ascii="Arial" w:eastAsia="Times New Roman" w:hAnsi="Arial" w:cs="Arial"/>
                <w:lang w:val="en-GB" w:eastAsia="en-GB"/>
              </w:rPr>
            </w:pPr>
          </w:p>
        </w:tc>
      </w:tr>
      <w:tr w:rsidR="00AA309F" w:rsidRPr="00FF7044" w14:paraId="6D04D5FF"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0487DB3" w14:textId="77777777" w:rsidR="00AA309F" w:rsidRPr="00FF7044" w:rsidRDefault="00AA309F" w:rsidP="00C06673">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Vm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80B20F5" w14:textId="38A47120" w:rsidR="00AA309F" w:rsidRPr="00FF7044" w:rsidRDefault="00720547"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66</w:t>
            </w:r>
            <w:r w:rsidR="00290504" w:rsidRPr="00FF7044">
              <w:rPr>
                <w:rFonts w:ascii="Calibri" w:eastAsia="Times New Roman" w:hAnsi="Calibri" w:cs="Calibri"/>
                <w:color w:val="000000"/>
                <w:kern w:val="24"/>
                <w:lang w:val="en-GB" w:eastAsia="en-GB"/>
              </w:rPr>
              <w:t>.1</w:t>
            </w:r>
            <w:r w:rsidR="00AA309F" w:rsidRPr="00FF7044">
              <w:rPr>
                <w:rFonts w:ascii="Calibri" w:eastAsia="Times New Roman" w:hAnsi="Calibri" w:cs="Calibri"/>
                <w:color w:val="000000"/>
                <w:kern w:val="24"/>
                <w:lang w:val="en-GB" w:eastAsia="en-GB"/>
              </w:rPr>
              <w:t xml:space="preserve"> (</w:t>
            </w:r>
            <w:r w:rsidR="009D1A4B" w:rsidRPr="00FF7044">
              <w:rPr>
                <w:rFonts w:ascii="Calibri" w:eastAsia="Times New Roman" w:hAnsi="Calibri" w:cs="Calibri"/>
                <w:color w:val="000000"/>
                <w:kern w:val="24"/>
                <w:lang w:val="en-GB" w:eastAsia="en-GB"/>
              </w:rPr>
              <w:t>12.2</w:t>
            </w:r>
            <w:r w:rsidR="00AA309F"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DFC242F" w14:textId="5739A684"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58.1 % (2</w:t>
            </w:r>
            <w:r w:rsidR="00FE578B" w:rsidRPr="00FF7044">
              <w:rPr>
                <w:rFonts w:ascii="Calibri" w:eastAsia="Times New Roman" w:hAnsi="Calibri" w:cs="Calibri"/>
                <w:color w:val="000000"/>
                <w:kern w:val="24"/>
                <w:lang w:val="en-GB" w:eastAsia="en-GB"/>
              </w:rPr>
              <w:t>2.0</w:t>
            </w:r>
            <w:r w:rsidRPr="00FF7044">
              <w:rPr>
                <w:rFonts w:ascii="Calibri" w:eastAsia="Times New Roman" w:hAnsi="Calibri" w:cs="Calibri"/>
                <w:color w:val="000000"/>
                <w:kern w:val="24"/>
                <w:lang w:val="en-GB" w:eastAsia="en-GB"/>
              </w:rPr>
              <w:t xml:space="preserve"> %)</w:t>
            </w:r>
          </w:p>
        </w:tc>
      </w:tr>
      <w:tr w:rsidR="00091534" w:rsidRPr="00FF7044" w14:paraId="209B00BC"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73E5655" w14:textId="75D314FE" w:rsidR="00091534" w:rsidRPr="00FF7044" w:rsidRDefault="00F008CF" w:rsidP="00C06673">
            <w:pPr>
              <w:spacing w:after="0" w:line="240" w:lineRule="auto"/>
              <w:rPr>
                <w:rFonts w:ascii="Calibri" w:eastAsia="Times New Roman" w:hAnsi="Calibri" w:cs="Calibri"/>
                <w:color w:val="000000"/>
                <w:kern w:val="24"/>
                <w:lang w:val="en-GB" w:eastAsia="en-GB"/>
              </w:rPr>
            </w:pPr>
            <w:proofErr w:type="spellStart"/>
            <w:r w:rsidRPr="00FF7044">
              <w:rPr>
                <w:rFonts w:ascii="Calibri" w:eastAsia="Times New Roman" w:hAnsi="Calibri" w:cs="Calibri"/>
                <w:color w:val="000000"/>
                <w:kern w:val="24"/>
                <w:lang w:val="en-GB" w:eastAsia="en-GB"/>
              </w:rPr>
              <w:t>Qm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D82B180" w14:textId="495B121E" w:rsidR="00091534" w:rsidRPr="00FF7044" w:rsidRDefault="006F62BE"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9E0654D" w14:textId="77777777" w:rsidR="00091534" w:rsidRPr="00FF7044" w:rsidRDefault="00091534" w:rsidP="00C06673">
            <w:pPr>
              <w:spacing w:after="0" w:line="240" w:lineRule="auto"/>
              <w:rPr>
                <w:rFonts w:ascii="Calibri" w:eastAsia="Times New Roman" w:hAnsi="Calibri" w:cs="Calibri"/>
                <w:color w:val="000000"/>
                <w:kern w:val="24"/>
                <w:lang w:val="en-GB" w:eastAsia="en-GB"/>
              </w:rPr>
            </w:pPr>
          </w:p>
        </w:tc>
      </w:tr>
      <w:tr w:rsidR="00091534" w:rsidRPr="00FF7044" w14:paraId="3D0B5F50"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5AE4DC4F" w14:textId="3DD93B86" w:rsidR="00091534" w:rsidRPr="00FF7044" w:rsidRDefault="00F008CF" w:rsidP="00C06673">
            <w:pPr>
              <w:spacing w:after="0" w:line="240" w:lineRule="auto"/>
              <w:rPr>
                <w:rFonts w:ascii="Calibri" w:eastAsia="Times New Roman" w:hAnsi="Calibri" w:cs="Calibri"/>
                <w:color w:val="000000"/>
                <w:kern w:val="24"/>
                <w:lang w:val="en-GB" w:eastAsia="en-GB"/>
              </w:rPr>
            </w:pPr>
            <w:proofErr w:type="spellStart"/>
            <w:r w:rsidRPr="00FF7044">
              <w:rPr>
                <w:rFonts w:ascii="Calibri" w:eastAsia="Times New Roman" w:hAnsi="Calibri" w:cs="Calibri"/>
                <w:color w:val="000000"/>
                <w:kern w:val="24"/>
                <w:lang w:val="en-GB" w:eastAsia="en-GB"/>
              </w:rPr>
              <w:t>Vpm</w:t>
            </w:r>
            <w:proofErr w:type="spellEnd"/>
            <w:r w:rsidR="006F62BE"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006F62BE" w:rsidRPr="00FF7044">
              <w:rPr>
                <w:rFonts w:ascii="Calibri" w:eastAsia="Times New Roman" w:hAnsi="Calibri" w:cs="Calibri"/>
                <w:color w:val="000000"/>
                <w:kern w:val="24"/>
                <w:lang w:val="en-GB" w:eastAsia="en-GB"/>
              </w:rPr>
              <w:t>Fm (L/h)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8E4AE4D" w14:textId="3991FB9D" w:rsidR="00091534" w:rsidRPr="00FF7044" w:rsidRDefault="006F62BE"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7FF6D28" w14:textId="77777777" w:rsidR="00091534" w:rsidRPr="00FF7044" w:rsidRDefault="00091534" w:rsidP="00C06673">
            <w:pPr>
              <w:spacing w:after="0" w:line="240" w:lineRule="auto"/>
              <w:rPr>
                <w:rFonts w:ascii="Calibri" w:eastAsia="Times New Roman" w:hAnsi="Calibri" w:cs="Calibri"/>
                <w:color w:val="000000"/>
                <w:kern w:val="24"/>
                <w:lang w:val="en-GB" w:eastAsia="en-GB"/>
              </w:rPr>
            </w:pPr>
          </w:p>
        </w:tc>
      </w:tr>
      <w:tr w:rsidR="00AA309F" w:rsidRPr="00FF7044" w14:paraId="2EEEDD47"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D9276F1" w14:textId="0D2300D1" w:rsidR="00AA309F" w:rsidRPr="00FF7044" w:rsidRDefault="000911E7"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Correlation</w:t>
            </w:r>
            <w:r w:rsidR="00AA309F" w:rsidRPr="00FF7044">
              <w:rPr>
                <w:rFonts w:ascii="Calibri" w:eastAsia="Times New Roman" w:hAnsi="Calibri" w:cs="Calibri"/>
                <w:color w:val="000000"/>
                <w:kern w:val="24"/>
                <w:lang w:val="en-GB" w:eastAsia="en-GB"/>
              </w:rPr>
              <w:t xml:space="preserve"> </w:t>
            </w:r>
            <w:r w:rsidR="00AA309F" w:rsidRPr="00FF7044">
              <w:rPr>
                <w:rFonts w:ascii="Symbol" w:eastAsia="Times New Roman" w:hAnsi="Symbol" w:cs="Calibri"/>
                <w:color w:val="000000"/>
                <w:kern w:val="24"/>
                <w:lang w:val="en-GB" w:eastAsia="en-GB"/>
              </w:rPr>
              <w:t>w</w:t>
            </w:r>
            <w:r w:rsidR="00AA309F" w:rsidRPr="00FF7044">
              <w:rPr>
                <w:rFonts w:ascii="Calibri" w:eastAsia="Times New Roman" w:hAnsi="Calibri" w:cs="Calibri"/>
                <w:color w:val="000000"/>
                <w:kern w:val="24"/>
                <w:vertAlign w:val="superscript"/>
                <w:lang w:val="en-GB" w:eastAsia="en-GB"/>
              </w:rPr>
              <w:t>2</w:t>
            </w:r>
          </w:p>
          <w:p w14:paraId="26E9FD8E"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CL/F - 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9B0E9C1"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30481A9" w14:textId="1316CE27" w:rsidR="00AA309F" w:rsidRPr="00FF7044" w:rsidRDefault="00AA309F" w:rsidP="00C06673">
            <w:pPr>
              <w:spacing w:after="0" w:line="240" w:lineRule="auto"/>
              <w:rPr>
                <w:rFonts w:ascii="Calibri" w:eastAsia="Times New Roman" w:hAnsi="Calibri" w:cs="Calibri"/>
                <w:kern w:val="24"/>
                <w:lang w:val="en-GB" w:eastAsia="en-GB"/>
              </w:rPr>
            </w:pPr>
            <w:r w:rsidRPr="00FF7044">
              <w:rPr>
                <w:rFonts w:ascii="Calibri" w:eastAsia="Times New Roman" w:hAnsi="Calibri" w:cs="Calibri"/>
                <w:kern w:val="24"/>
                <w:lang w:val="en-GB" w:eastAsia="en-GB"/>
              </w:rPr>
              <w:t>71.5 % (2.2</w:t>
            </w:r>
            <w:r w:rsidR="00A16696" w:rsidRPr="00FF7044">
              <w:rPr>
                <w:rFonts w:ascii="Calibri" w:eastAsia="Times New Roman" w:hAnsi="Calibri" w:cs="Calibri"/>
                <w:kern w:val="24"/>
                <w:lang w:val="en-GB" w:eastAsia="en-GB"/>
              </w:rPr>
              <w:t>9</w:t>
            </w:r>
            <w:r w:rsidRPr="00FF7044">
              <w:rPr>
                <w:rFonts w:ascii="Calibri" w:eastAsia="Times New Roman" w:hAnsi="Calibri" w:cs="Calibri"/>
                <w:kern w:val="24"/>
                <w:lang w:val="en-GB" w:eastAsia="en-GB"/>
              </w:rPr>
              <w:t xml:space="preserve"> %)</w:t>
            </w:r>
          </w:p>
        </w:tc>
      </w:tr>
      <w:tr w:rsidR="00AA309F" w:rsidRPr="00FF7044" w14:paraId="1B21084A"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CABBF11"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RUV of RIF</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3CDB397" w14:textId="77777777" w:rsidR="00AA309F" w:rsidRPr="00FF7044" w:rsidRDefault="00AA309F" w:rsidP="00C06673">
            <w:pPr>
              <w:spacing w:after="0" w:line="240" w:lineRule="auto"/>
              <w:rPr>
                <w:rFonts w:ascii="Arial" w:eastAsia="Times New Roman" w:hAnsi="Arial" w:cs="Arial"/>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56F551E" w14:textId="0D5473FF"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kern w:val="24"/>
                <w:lang w:val="en-GB" w:eastAsia="en-GB"/>
              </w:rPr>
              <w:t>20.</w:t>
            </w:r>
            <w:r w:rsidR="00924C1B" w:rsidRPr="00FF7044">
              <w:rPr>
                <w:rFonts w:ascii="Calibri" w:eastAsia="Times New Roman" w:hAnsi="Calibri" w:cs="Calibri"/>
                <w:kern w:val="24"/>
                <w:lang w:val="en-GB" w:eastAsia="en-GB"/>
              </w:rPr>
              <w:t>4</w:t>
            </w:r>
            <w:r w:rsidRPr="00FF7044">
              <w:rPr>
                <w:rFonts w:ascii="Calibri" w:eastAsia="Times New Roman" w:hAnsi="Calibri" w:cs="Calibri"/>
                <w:kern w:val="24"/>
                <w:lang w:val="en-GB" w:eastAsia="en-GB"/>
              </w:rPr>
              <w:t xml:space="preserve"> % (3</w:t>
            </w:r>
            <w:r w:rsidR="00252814" w:rsidRPr="00FF7044">
              <w:rPr>
                <w:rFonts w:ascii="Calibri" w:eastAsia="Times New Roman" w:hAnsi="Calibri" w:cs="Calibri"/>
                <w:kern w:val="24"/>
                <w:lang w:val="en-GB" w:eastAsia="en-GB"/>
              </w:rPr>
              <w:t>8.0</w:t>
            </w:r>
            <w:r w:rsidRPr="00FF7044">
              <w:rPr>
                <w:rFonts w:ascii="Calibri" w:eastAsia="Times New Roman" w:hAnsi="Calibri" w:cs="Calibri"/>
                <w:kern w:val="24"/>
                <w:lang w:val="en-GB" w:eastAsia="en-GB"/>
              </w:rPr>
              <w:t xml:space="preserve"> %)</w:t>
            </w:r>
          </w:p>
        </w:tc>
      </w:tr>
      <w:tr w:rsidR="00AA309F" w:rsidRPr="00FF7044" w14:paraId="5C243D76" w14:textId="77777777" w:rsidTr="009736A3">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5D47AEB0"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 xml:space="preserve">RUV of </w:t>
            </w:r>
            <w:proofErr w:type="spellStart"/>
            <w:r w:rsidRPr="00FF7044">
              <w:rPr>
                <w:rFonts w:ascii="Calibri" w:eastAsia="Times New Roman" w:hAnsi="Calibri" w:cs="Calibri"/>
                <w:color w:val="000000"/>
                <w:kern w:val="24"/>
                <w:lang w:val="en-GB" w:eastAsia="en-GB"/>
              </w:rPr>
              <w:t>desRIF</w:t>
            </w:r>
            <w:proofErr w:type="spellEnd"/>
          </w:p>
        </w:tc>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22056B6F" w14:textId="77777777" w:rsidR="00AA309F" w:rsidRPr="00FF7044" w:rsidRDefault="00AA309F" w:rsidP="00C06673">
            <w:pPr>
              <w:spacing w:after="0" w:line="240" w:lineRule="auto"/>
              <w:rPr>
                <w:rFonts w:ascii="Arial" w:eastAsia="Times New Roman" w:hAnsi="Arial" w:cs="Arial"/>
                <w:lang w:val="en-GB" w:eastAsia="en-GB"/>
              </w:rPr>
            </w:pPr>
          </w:p>
        </w:tc>
        <w:tc>
          <w:tcPr>
            <w:tcW w:w="241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4F73E77" w14:textId="362A4733"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kern w:val="24"/>
                <w:lang w:val="en-GB" w:eastAsia="en-GB"/>
              </w:rPr>
              <w:t>34.</w:t>
            </w:r>
            <w:r w:rsidR="00010845" w:rsidRPr="00FF7044">
              <w:rPr>
                <w:rFonts w:ascii="Calibri" w:eastAsia="Times New Roman" w:hAnsi="Calibri" w:cs="Calibri"/>
                <w:kern w:val="24"/>
                <w:lang w:val="en-GB" w:eastAsia="en-GB"/>
              </w:rPr>
              <w:t>1</w:t>
            </w:r>
            <w:r w:rsidRPr="00FF7044">
              <w:rPr>
                <w:rFonts w:ascii="Calibri" w:eastAsia="Times New Roman" w:hAnsi="Calibri" w:cs="Calibri"/>
                <w:kern w:val="24"/>
                <w:lang w:val="en-GB" w:eastAsia="en-GB"/>
              </w:rPr>
              <w:t xml:space="preserve"> % (28.</w:t>
            </w:r>
            <w:r w:rsidR="007F4F5F" w:rsidRPr="00FF7044">
              <w:rPr>
                <w:rFonts w:ascii="Calibri" w:eastAsia="Times New Roman" w:hAnsi="Calibri" w:cs="Calibri"/>
                <w:kern w:val="24"/>
                <w:lang w:val="en-GB" w:eastAsia="en-GB"/>
              </w:rPr>
              <w:t>4</w:t>
            </w:r>
            <w:r w:rsidRPr="00FF7044">
              <w:rPr>
                <w:rFonts w:ascii="Calibri" w:eastAsia="Times New Roman" w:hAnsi="Calibri" w:cs="Calibri"/>
                <w:kern w:val="24"/>
                <w:lang w:val="en-GB" w:eastAsia="en-GB"/>
              </w:rPr>
              <w:t xml:space="preserve"> %)</w:t>
            </w:r>
          </w:p>
        </w:tc>
      </w:tr>
      <w:tr w:rsidR="00AA309F" w:rsidRPr="00FF7044" w14:paraId="2CDEF998" w14:textId="77777777" w:rsidTr="009736A3">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7556B6B9" w14:textId="02BB57FC"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Residual error</w:t>
            </w:r>
            <w:r w:rsidR="00323024" w:rsidRPr="00FF7044">
              <w:rPr>
                <w:rFonts w:ascii="Calibri" w:eastAsia="Times New Roman" w:hAnsi="Calibri" w:cs="Calibri"/>
                <w:color w:val="000000"/>
                <w:kern w:val="24"/>
                <w:lang w:val="en-GB" w:eastAsia="en-GB"/>
              </w:rPr>
              <w:t xml:space="preserve"> (</w:t>
            </w:r>
            <w:r w:rsidR="00323024" w:rsidRPr="00FF7044">
              <w:rPr>
                <w:rFonts w:ascii="Symbol" w:eastAsia="Times New Roman" w:hAnsi="Symbol" w:cs="Calibri"/>
                <w:color w:val="000000"/>
                <w:kern w:val="24"/>
                <w:lang w:val="en-GB" w:eastAsia="en-GB"/>
              </w:rPr>
              <w:t>e</w:t>
            </w:r>
            <w:r w:rsidR="00323024" w:rsidRPr="00FF7044">
              <w:rPr>
                <w:rFonts w:ascii="Calibri" w:eastAsia="Times New Roman" w:hAnsi="Calibri" w:cs="Calibri"/>
                <w:color w:val="000000"/>
                <w:kern w:val="24"/>
                <w:lang w:val="en-GB" w:eastAsia="en-GB"/>
              </w:rPr>
              <w:t>)</w:t>
            </w:r>
          </w:p>
        </w:tc>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1AACD5C3"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p>
        </w:tc>
        <w:tc>
          <w:tcPr>
            <w:tcW w:w="2410"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73916BBC"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Symbol" w:eastAsia="Times New Roman" w:hAnsi="Symbol" w:cs="Calibri"/>
                <w:color w:val="000000"/>
                <w:kern w:val="24"/>
                <w:lang w:val="en-GB" w:eastAsia="en-GB"/>
              </w:rPr>
              <w:t>s</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AA309F" w:rsidRPr="00FF7044" w14:paraId="7FE42C78" w14:textId="77777777" w:rsidTr="009736A3">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0119FE16"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RIF proportional</w:t>
            </w:r>
          </w:p>
        </w:tc>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5D353881"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p>
        </w:tc>
        <w:tc>
          <w:tcPr>
            <w:tcW w:w="241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5DC594A3" w14:textId="28CC33D9"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43.5 % (8.</w:t>
            </w:r>
            <w:r w:rsidR="00252814" w:rsidRPr="00FF7044">
              <w:rPr>
                <w:rFonts w:ascii="Calibri" w:eastAsia="Times New Roman" w:hAnsi="Calibri" w:cs="Calibri"/>
                <w:color w:val="000000"/>
                <w:kern w:val="24"/>
                <w:lang w:val="en-GB" w:eastAsia="en-GB"/>
              </w:rPr>
              <w:t>5</w:t>
            </w:r>
            <w:r w:rsidRPr="00FF7044">
              <w:rPr>
                <w:rFonts w:ascii="Calibri" w:eastAsia="Times New Roman" w:hAnsi="Calibri" w:cs="Calibri"/>
                <w:color w:val="000000"/>
                <w:kern w:val="24"/>
                <w:lang w:val="en-GB" w:eastAsia="en-GB"/>
              </w:rPr>
              <w:t xml:space="preserve"> %)</w:t>
            </w:r>
          </w:p>
        </w:tc>
      </w:tr>
      <w:tr w:rsidR="00AA309F" w:rsidRPr="00FF7044" w14:paraId="5D8B7321" w14:textId="77777777" w:rsidTr="009736A3">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F8AF013" w14:textId="7777777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additive</w:t>
            </w:r>
          </w:p>
          <w:p w14:paraId="40290C1A"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01C21D63" w14:textId="77777777" w:rsidR="00AA309F" w:rsidRPr="00FF7044" w:rsidRDefault="00AA309F" w:rsidP="00C06673">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0EEE0D93" w14:textId="039A830E" w:rsidR="00AA309F" w:rsidRPr="00FF7044" w:rsidRDefault="00AA309F" w:rsidP="00C06673">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1.8</w:t>
            </w:r>
            <w:r w:rsidR="009D6085" w:rsidRPr="00FF7044">
              <w:rPr>
                <w:rFonts w:ascii="Calibri" w:eastAsia="Times New Roman" w:hAnsi="Calibri" w:cs="Calibri"/>
                <w:color w:val="000000"/>
                <w:kern w:val="24"/>
                <w:lang w:val="en-GB" w:eastAsia="en-GB"/>
              </w:rPr>
              <w:t>5</w:t>
            </w:r>
            <w:r w:rsidR="00755283" w:rsidRPr="00FF7044">
              <w:rPr>
                <w:rFonts w:ascii="Calibri" w:eastAsia="Times New Roman" w:hAnsi="Calibri" w:cs="Calibri"/>
                <w:color w:val="000000"/>
                <w:kern w:val="24"/>
                <w:lang w:val="en-GB" w:eastAsia="en-GB"/>
              </w:rPr>
              <w:t>E</w:t>
            </w:r>
            <w:r w:rsidRPr="00FF7044">
              <w:rPr>
                <w:rFonts w:ascii="Calibri" w:eastAsia="Times New Roman" w:hAnsi="Calibri" w:cs="Calibri"/>
                <w:color w:val="000000"/>
                <w:kern w:val="24"/>
                <w:lang w:val="en-GB" w:eastAsia="en-GB"/>
              </w:rPr>
              <w:t>-5 (38.</w:t>
            </w:r>
            <w:r w:rsidR="00F3579C" w:rsidRPr="00FF7044">
              <w:rPr>
                <w:rFonts w:ascii="Calibri" w:eastAsia="Times New Roman" w:hAnsi="Calibri" w:cs="Calibri"/>
                <w:color w:val="000000"/>
                <w:kern w:val="24"/>
                <w:lang w:val="en-GB" w:eastAsia="en-GB"/>
              </w:rPr>
              <w:t>6</w:t>
            </w:r>
            <w:r w:rsidRPr="00FF7044">
              <w:rPr>
                <w:rFonts w:ascii="Calibri" w:eastAsia="Times New Roman" w:hAnsi="Calibri" w:cs="Calibri"/>
                <w:color w:val="000000"/>
                <w:kern w:val="24"/>
                <w:lang w:val="en-GB" w:eastAsia="en-GB"/>
              </w:rPr>
              <w:t xml:space="preserve"> %)</w:t>
            </w:r>
          </w:p>
        </w:tc>
      </w:tr>
      <w:tr w:rsidR="00AA309F" w:rsidRPr="00FF7044" w14:paraId="51A934F3" w14:textId="77777777" w:rsidTr="009736A3">
        <w:tc>
          <w:tcPr>
            <w:tcW w:w="2268" w:type="dxa"/>
            <w:tcBorders>
              <w:top w:val="nil"/>
              <w:left w:val="nil"/>
              <w:right w:val="nil"/>
            </w:tcBorders>
            <w:shd w:val="clear" w:color="auto" w:fill="auto"/>
            <w:tcMar>
              <w:top w:w="72" w:type="dxa"/>
              <w:left w:w="144" w:type="dxa"/>
              <w:bottom w:w="72" w:type="dxa"/>
              <w:right w:w="144" w:type="dxa"/>
            </w:tcMar>
            <w:vAlign w:val="center"/>
            <w:hideMark/>
          </w:tcPr>
          <w:p w14:paraId="49CCA8B5" w14:textId="77777777" w:rsidR="00AA309F" w:rsidRPr="00FF7044" w:rsidRDefault="00AA309F" w:rsidP="00C06673">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proportional</w:t>
            </w:r>
          </w:p>
        </w:tc>
        <w:tc>
          <w:tcPr>
            <w:tcW w:w="2268" w:type="dxa"/>
            <w:tcBorders>
              <w:top w:val="nil"/>
              <w:left w:val="nil"/>
              <w:right w:val="nil"/>
            </w:tcBorders>
            <w:shd w:val="clear" w:color="auto" w:fill="auto"/>
            <w:tcMar>
              <w:top w:w="72" w:type="dxa"/>
              <w:left w:w="144" w:type="dxa"/>
              <w:bottom w:w="72" w:type="dxa"/>
              <w:right w:w="144" w:type="dxa"/>
            </w:tcMar>
            <w:vAlign w:val="center"/>
          </w:tcPr>
          <w:p w14:paraId="4B70FAED" w14:textId="77777777" w:rsidR="00AA309F" w:rsidRPr="00FF7044" w:rsidRDefault="00AA309F" w:rsidP="00C06673">
            <w:pPr>
              <w:spacing w:after="0" w:line="240" w:lineRule="auto"/>
              <w:rPr>
                <w:rFonts w:ascii="Arial" w:eastAsia="Times New Roman" w:hAnsi="Arial" w:cs="Arial"/>
                <w:lang w:val="en-GB" w:eastAsia="en-GB"/>
              </w:rPr>
            </w:pPr>
          </w:p>
        </w:tc>
        <w:tc>
          <w:tcPr>
            <w:tcW w:w="2410" w:type="dxa"/>
            <w:tcBorders>
              <w:top w:val="nil"/>
              <w:left w:val="nil"/>
              <w:right w:val="nil"/>
            </w:tcBorders>
            <w:shd w:val="clear" w:color="auto" w:fill="auto"/>
            <w:tcMar>
              <w:top w:w="72" w:type="dxa"/>
              <w:left w:w="144" w:type="dxa"/>
              <w:bottom w:w="72" w:type="dxa"/>
              <w:right w:w="144" w:type="dxa"/>
            </w:tcMar>
            <w:vAlign w:val="center"/>
            <w:hideMark/>
          </w:tcPr>
          <w:p w14:paraId="48572167" w14:textId="57333DD7"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34.5 % (10.</w:t>
            </w:r>
            <w:r w:rsidR="00B4745E" w:rsidRPr="00FF7044">
              <w:rPr>
                <w:rFonts w:ascii="Calibri" w:eastAsia="Times New Roman" w:hAnsi="Calibri" w:cs="Calibri"/>
                <w:color w:val="000000"/>
                <w:kern w:val="24"/>
                <w:lang w:val="en-GB" w:eastAsia="en-GB"/>
              </w:rPr>
              <w:t>1</w:t>
            </w:r>
            <w:r w:rsidRPr="00FF7044">
              <w:rPr>
                <w:rFonts w:ascii="Calibri" w:eastAsia="Times New Roman" w:hAnsi="Calibri" w:cs="Calibri"/>
                <w:color w:val="000000"/>
                <w:kern w:val="24"/>
                <w:lang w:val="en-GB" w:eastAsia="en-GB"/>
              </w:rPr>
              <w:t xml:space="preserve"> %)</w:t>
            </w:r>
          </w:p>
        </w:tc>
      </w:tr>
      <w:tr w:rsidR="00AA309F" w:rsidRPr="00FF7044" w14:paraId="754018B7" w14:textId="77777777" w:rsidTr="009736A3">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63612185" w14:textId="77777777" w:rsidR="00AA309F" w:rsidRPr="00FF7044" w:rsidRDefault="00AA309F" w:rsidP="00C06673">
            <w:pPr>
              <w:spacing w:after="0" w:line="240" w:lineRule="auto"/>
              <w:rPr>
                <w:rFonts w:ascii="Arial" w:eastAsia="Times New Roman" w:hAnsi="Arial" w:cs="Arial"/>
                <w:lang w:val="nl-NL" w:eastAsia="en-GB"/>
              </w:rPr>
            </w:pPr>
            <w:r w:rsidRPr="00FF7044">
              <w:rPr>
                <w:rFonts w:ascii="Calibri" w:eastAsia="Times New Roman" w:hAnsi="Calibri" w:cs="Calibri"/>
                <w:color w:val="000000"/>
                <w:kern w:val="24"/>
                <w:lang w:val="nl-NL" w:eastAsia="en-GB"/>
              </w:rPr>
              <w:t>desRIF additive</w:t>
            </w:r>
          </w:p>
          <w:p w14:paraId="204FE3F4" w14:textId="77777777" w:rsidR="00AA309F" w:rsidRPr="00FF7044" w:rsidRDefault="00AA309F" w:rsidP="00C06673">
            <w:pPr>
              <w:spacing w:after="0" w:line="240" w:lineRule="auto"/>
              <w:rPr>
                <w:rFonts w:ascii="Arial" w:eastAsia="Times New Roman" w:hAnsi="Arial" w:cs="Arial"/>
                <w:lang w:val="nl-NL" w:eastAsia="en-GB"/>
              </w:rPr>
            </w:pPr>
            <w:r w:rsidRPr="00FF7044">
              <w:rPr>
                <w:rFonts w:ascii="Calibri" w:eastAsia="Times New Roman" w:hAnsi="Calibri" w:cs="Calibri"/>
                <w:color w:val="000000"/>
                <w:kern w:val="24"/>
                <w:lang w:val="nl-NL" w:eastAsia="en-GB"/>
              </w:rPr>
              <w:t>(nmol/mL)</w:t>
            </w:r>
            <w:r w:rsidRPr="00FF7044">
              <w:rPr>
                <w:rFonts w:ascii="Calibri" w:eastAsia="Times New Roman" w:hAnsi="Calibri" w:cs="Calibri"/>
                <w:color w:val="000000"/>
                <w:kern w:val="24"/>
                <w:vertAlign w:val="superscript"/>
                <w:lang w:val="nl-NL" w:eastAsia="en-GB"/>
              </w:rPr>
              <w:t>2</w:t>
            </w:r>
          </w:p>
        </w:tc>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33E8CC0D" w14:textId="77777777" w:rsidR="00AA309F" w:rsidRPr="00FF7044" w:rsidRDefault="00AA309F" w:rsidP="00C06673">
            <w:pPr>
              <w:spacing w:after="0" w:line="240" w:lineRule="auto"/>
              <w:rPr>
                <w:rFonts w:ascii="Arial" w:eastAsia="Times New Roman" w:hAnsi="Arial" w:cs="Arial"/>
                <w:lang w:val="en-GB" w:eastAsia="en-GB"/>
              </w:rPr>
            </w:pPr>
          </w:p>
        </w:tc>
        <w:tc>
          <w:tcPr>
            <w:tcW w:w="2410"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04E8E259" w14:textId="48320BF3" w:rsidR="00AA309F" w:rsidRPr="00FF7044" w:rsidRDefault="00AA309F" w:rsidP="00C06673">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3.2</w:t>
            </w:r>
            <w:r w:rsidR="009D6085" w:rsidRPr="00FF7044">
              <w:rPr>
                <w:rFonts w:ascii="Calibri" w:eastAsia="Times New Roman" w:hAnsi="Calibri" w:cs="Calibri"/>
                <w:color w:val="000000"/>
                <w:kern w:val="24"/>
                <w:lang w:val="en-GB" w:eastAsia="en-GB"/>
              </w:rPr>
              <w:t>1</w:t>
            </w:r>
            <w:r w:rsidR="00755283" w:rsidRPr="00FF7044">
              <w:rPr>
                <w:rFonts w:ascii="Calibri" w:eastAsia="Times New Roman" w:hAnsi="Calibri" w:cs="Calibri"/>
                <w:color w:val="000000"/>
                <w:kern w:val="24"/>
                <w:lang w:val="en-GB" w:eastAsia="en-GB"/>
              </w:rPr>
              <w:t>E</w:t>
            </w:r>
            <w:r w:rsidRPr="00FF7044">
              <w:rPr>
                <w:rFonts w:ascii="Calibri" w:eastAsia="Times New Roman" w:hAnsi="Calibri" w:cs="Calibri"/>
                <w:color w:val="000000"/>
                <w:kern w:val="24"/>
                <w:lang w:val="en-GB" w:eastAsia="en-GB"/>
              </w:rPr>
              <w:t>-6 (15.</w:t>
            </w:r>
            <w:r w:rsidR="007D5BED" w:rsidRPr="00FF7044">
              <w:rPr>
                <w:rFonts w:ascii="Calibri" w:eastAsia="Times New Roman" w:hAnsi="Calibri" w:cs="Calibri"/>
                <w:color w:val="000000"/>
                <w:kern w:val="24"/>
                <w:lang w:val="en-GB" w:eastAsia="en-GB"/>
              </w:rPr>
              <w:t>7</w:t>
            </w:r>
            <w:r w:rsidRPr="00FF7044">
              <w:rPr>
                <w:rFonts w:ascii="Calibri" w:eastAsia="Times New Roman" w:hAnsi="Calibri" w:cs="Calibri"/>
                <w:color w:val="000000"/>
                <w:kern w:val="24"/>
                <w:lang w:val="en-GB" w:eastAsia="en-GB"/>
              </w:rPr>
              <w:t xml:space="preserve"> %)</w:t>
            </w:r>
          </w:p>
        </w:tc>
      </w:tr>
    </w:tbl>
    <w:tbl>
      <w:tblPr>
        <w:tblStyle w:val="Tabelacomgrade"/>
        <w:tblW w:w="9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5216"/>
      </w:tblGrid>
      <w:tr w:rsidR="00BA3103" w:rsidRPr="00EC7C84" w14:paraId="36128610" w14:textId="77777777" w:rsidTr="007D0A1B">
        <w:trPr>
          <w:trHeight w:val="578"/>
        </w:trPr>
        <w:tc>
          <w:tcPr>
            <w:tcW w:w="4309" w:type="dxa"/>
            <w:vAlign w:val="center"/>
          </w:tcPr>
          <w:p w14:paraId="77634ACD" w14:textId="329942CA" w:rsidR="00BA3103" w:rsidRPr="00FF7044" w:rsidRDefault="00BA3103" w:rsidP="00E36F4E">
            <w:pPr>
              <w:rPr>
                <w:rFonts w:ascii="Calibri" w:eastAsia="Calibri" w:hAnsi="Calibri" w:cs="Calibri"/>
                <w:color w:val="000000" w:themeColor="text1"/>
                <w:sz w:val="20"/>
                <w:szCs w:val="20"/>
                <w:lang w:val="en-GB"/>
              </w:rPr>
            </w:pPr>
            <w:r w:rsidRPr="00FF7044">
              <w:rPr>
                <w:rFonts w:ascii="Calibri" w:eastAsia="Calibri" w:hAnsi="Calibri" w:cs="Calibri"/>
                <w:color w:val="000000" w:themeColor="text1"/>
                <w:sz w:val="20"/>
                <w:szCs w:val="20"/>
                <w:lang w:val="en-GB"/>
              </w:rPr>
              <w:t xml:space="preserve">Ka = </w:t>
            </w:r>
            <w:proofErr w:type="spellStart"/>
            <w:r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Pr="00FF7044">
              <w:rPr>
                <w:rFonts w:ascii="Calibri" w:eastAsia="Calibri" w:hAnsi="Calibri" w:cs="Calibri"/>
                <w:color w:val="000000" w:themeColor="text1"/>
                <w:sz w:val="20"/>
                <w:szCs w:val="20"/>
                <w:lang w:val="en-GB"/>
              </w:rPr>
              <w:t xml:space="preserve"> = (nn+1)/MTT</w:t>
            </w:r>
          </w:p>
        </w:tc>
        <w:tc>
          <w:tcPr>
            <w:tcW w:w="5216" w:type="dxa"/>
            <w:vAlign w:val="center"/>
          </w:tcPr>
          <w:p w14:paraId="37398E3D" w14:textId="325A1E17" w:rsidR="00BA3103" w:rsidRPr="00FF7044" w:rsidRDefault="00000000" w:rsidP="00E36F4E">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Cs/>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 xml:space="preserve">WT </m:t>
                            </m:r>
                            <m:d>
                              <m:dPr>
                                <m:ctrlPr>
                                  <w:rPr>
                                    <w:rFonts w:ascii="Cambria Math" w:eastAsia="Calibri" w:hAnsi="Cambria Math" w:cs="Calibri"/>
                                    <w:color w:val="000000" w:themeColor="text1"/>
                                    <w:sz w:val="20"/>
                                    <w:szCs w:val="20"/>
                                    <w:lang w:val="en-GB"/>
                                  </w:rPr>
                                </m:ctrlPr>
                              </m:dPr>
                              <m:e>
                                <m:r>
                                  <m:rPr>
                                    <m:nor/>
                                  </m:rPr>
                                  <w:rPr>
                                    <w:rFonts w:ascii="Cambria Math" w:eastAsia="Calibri" w:hAnsi="Cambria Math" w:cs="Calibri"/>
                                    <w:color w:val="000000" w:themeColor="text1"/>
                                    <w:sz w:val="20"/>
                                    <w:szCs w:val="20"/>
                                    <w:lang w:val="en-GB"/>
                                  </w:rPr>
                                  <m:t>Kg</m:t>
                                </m:r>
                              </m:e>
                            </m:d>
                          </m:num>
                          <m:den>
                            <m:r>
                              <m:rPr>
                                <m:sty m:val="p"/>
                              </m:rPr>
                              <w:rPr>
                                <w:rFonts w:ascii="Cambria Math" w:eastAsia="Calibri" w:hAnsi="Cambria Math" w:cs="Calibri"/>
                                <w:color w:val="000000" w:themeColor="text1"/>
                                <w:sz w:val="20"/>
                                <w:szCs w:val="20"/>
                                <w:lang w:val="en-GB"/>
                              </w:rPr>
                              <m:t>WT median</m:t>
                            </m:r>
                          </m:den>
                        </m:f>
                      </m:e>
                    </m:d>
                  </m:e>
                  <m:sup>
                    <m:r>
                      <m:rPr>
                        <m:sty m:val="p"/>
                      </m:rPr>
                      <w:rPr>
                        <w:rFonts w:ascii="Cambria Math" w:eastAsia="Calibri" w:hAnsi="Cambria Math" w:cs="Calibri"/>
                        <w:color w:val="000000" w:themeColor="text1"/>
                        <w:sz w:val="20"/>
                        <w:szCs w:val="20"/>
                        <w:lang w:val="en-GB"/>
                      </w:rPr>
                      <m:t>0.75</m:t>
                    </m:r>
                  </m:sup>
                </m:sSup>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BA3103" w:rsidRPr="00EC7C84" w14:paraId="7EB7D9F5" w14:textId="77777777" w:rsidTr="007D0A1B">
        <w:trPr>
          <w:trHeight w:val="578"/>
        </w:trPr>
        <w:tc>
          <w:tcPr>
            <w:tcW w:w="4309" w:type="dxa"/>
            <w:vAlign w:val="center"/>
          </w:tcPr>
          <w:p w14:paraId="7FADEDB9" w14:textId="26279B2A" w:rsidR="00BA3103" w:rsidRPr="00FF7044" w:rsidRDefault="00000000" w:rsidP="00E36F4E">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 xml:space="preserve">WT </m:t>
                            </m:r>
                            <m:d>
                              <m:dPr>
                                <m:ctrlPr>
                                  <w:rPr>
                                    <w:rFonts w:ascii="Cambria Math" w:eastAsia="Calibri" w:hAnsi="Cambria Math" w:cs="Calibri"/>
                                    <w:iCs/>
                                    <w:color w:val="000000" w:themeColor="text1"/>
                                    <w:sz w:val="20"/>
                                    <w:szCs w:val="20"/>
                                    <w:lang w:val="en-GB"/>
                                  </w:rPr>
                                </m:ctrlPr>
                              </m:dPr>
                              <m:e>
                                <m:r>
                                  <m:rPr>
                                    <m:nor/>
                                  </m:rPr>
                                  <w:rPr>
                                    <w:rFonts w:ascii="Cambria Math" w:eastAsia="Calibri" w:hAnsi="Cambria Math" w:cs="Calibri"/>
                                    <w:iCs/>
                                    <w:color w:val="000000" w:themeColor="text1"/>
                                    <w:sz w:val="20"/>
                                    <w:szCs w:val="20"/>
                                    <w:lang w:val="en-GB"/>
                                  </w:rPr>
                                  <m:t>Kg</m:t>
                                </m:r>
                              </m:e>
                            </m:d>
                          </m:num>
                          <m:den>
                            <m:r>
                              <m:rPr>
                                <m:sty m:val="p"/>
                              </m:rPr>
                              <w:rPr>
                                <w:rFonts w:ascii="Cambria Math" w:eastAsia="Calibri" w:hAnsi="Cambria Math" w:cs="Calibri"/>
                                <w:color w:val="000000" w:themeColor="text1"/>
                                <w:sz w:val="20"/>
                                <w:szCs w:val="20"/>
                                <w:lang w:val="en-GB"/>
                              </w:rPr>
                              <m:t>WT median</m:t>
                            </m:r>
                          </m:den>
                        </m:f>
                      </m:e>
                    </m:d>
                  </m:e>
                  <m:sup>
                    <m:r>
                      <w:rPr>
                        <w:rFonts w:ascii="Cambria Math" w:eastAsia="Calibri" w:hAnsi="Cambria Math" w:cs="Calibri"/>
                        <w:color w:val="000000" w:themeColor="text1"/>
                        <w:sz w:val="20"/>
                        <w:szCs w:val="20"/>
                        <w:lang w:val="en-GB"/>
                      </w:rPr>
                      <m:t>0.75</m:t>
                    </m:r>
                  </m:sup>
                </m:sSup>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4E85D136" w14:textId="0DC97CD6" w:rsidR="00BA3103" w:rsidRPr="00FF7044" w:rsidRDefault="00000000" w:rsidP="00E36F4E">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 xml:space="preserve">WT </m:t>
                        </m:r>
                        <m:d>
                          <m:dPr>
                            <m:ctrlPr>
                              <w:rPr>
                                <w:rFonts w:ascii="Cambria Math" w:eastAsia="Calibri" w:hAnsi="Cambria Math" w:cs="Calibri"/>
                                <w:color w:val="000000" w:themeColor="text1"/>
                                <w:sz w:val="20"/>
                                <w:szCs w:val="20"/>
                                <w:lang w:val="en-GB"/>
                              </w:rPr>
                            </m:ctrlPr>
                          </m:dPr>
                          <m:e>
                            <m:r>
                              <m:rPr>
                                <m:nor/>
                              </m:rPr>
                              <w:rPr>
                                <w:rFonts w:ascii="Cambria Math" w:eastAsia="Calibri" w:hAnsi="Cambria Math" w:cs="Calibri"/>
                                <w:color w:val="000000" w:themeColor="text1"/>
                                <w:sz w:val="20"/>
                                <w:szCs w:val="20"/>
                                <w:lang w:val="en-GB"/>
                              </w:rPr>
                              <m:t>Kg</m:t>
                            </m:r>
                          </m:e>
                        </m:d>
                      </m:num>
                      <m:den>
                        <m:r>
                          <m:rPr>
                            <m:sty m:val="p"/>
                          </m:rPr>
                          <w:rPr>
                            <w:rFonts w:ascii="Cambria Math" w:eastAsia="Calibri" w:hAnsi="Cambria Math" w:cs="Calibri"/>
                            <w:color w:val="000000" w:themeColor="text1"/>
                            <w:sz w:val="20"/>
                            <w:szCs w:val="20"/>
                            <w:lang w:val="en-GB"/>
                          </w:rPr>
                          <m:t>WT median</m:t>
                        </m:r>
                      </m:den>
                    </m:f>
                  </m:e>
                </m:d>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BA3103" w:rsidRPr="00FF7044" w14:paraId="0621EF8A" w14:textId="77777777" w:rsidTr="007D0A1B">
        <w:trPr>
          <w:trHeight w:val="578"/>
        </w:trPr>
        <w:tc>
          <w:tcPr>
            <w:tcW w:w="4309" w:type="dxa"/>
            <w:vAlign w:val="center"/>
          </w:tcPr>
          <w:p w14:paraId="6E3187EF" w14:textId="32EDF7BB" w:rsidR="00BA3103" w:rsidRPr="00FF7044" w:rsidRDefault="00000000" w:rsidP="00E36F4E">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 xml:space="preserve">WT </m:t>
                        </m:r>
                        <m:d>
                          <m:dPr>
                            <m:ctrlPr>
                              <w:rPr>
                                <w:rFonts w:ascii="Cambria Math" w:eastAsia="Calibri" w:hAnsi="Cambria Math" w:cs="Calibri"/>
                                <w:color w:val="000000" w:themeColor="text1"/>
                                <w:sz w:val="20"/>
                                <w:szCs w:val="20"/>
                                <w:lang w:val="en-GB"/>
                              </w:rPr>
                            </m:ctrlPr>
                          </m:dPr>
                          <m:e>
                            <m:r>
                              <m:rPr>
                                <m:nor/>
                              </m:rPr>
                              <w:rPr>
                                <w:rFonts w:ascii="Cambria Math" w:eastAsia="Calibri" w:hAnsi="Cambria Math" w:cs="Calibri"/>
                                <w:color w:val="000000" w:themeColor="text1"/>
                                <w:sz w:val="20"/>
                                <w:szCs w:val="20"/>
                                <w:lang w:val="en-GB"/>
                              </w:rPr>
                              <m:t>Kg</m:t>
                            </m:r>
                          </m:e>
                        </m:d>
                      </m:num>
                      <m:den>
                        <m:r>
                          <m:rPr>
                            <m:sty m:val="p"/>
                          </m:rPr>
                          <w:rPr>
                            <w:rFonts w:ascii="Cambria Math" w:eastAsia="Calibri" w:hAnsi="Cambria Math" w:cs="Calibri"/>
                            <w:color w:val="000000" w:themeColor="text1"/>
                            <w:sz w:val="20"/>
                            <w:szCs w:val="20"/>
                            <w:lang w:val="en-GB"/>
                          </w:rPr>
                          <m:t>WT median</m:t>
                        </m:r>
                      </m:den>
                    </m:f>
                  </m:e>
                </m:d>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7D38C672" w14:textId="6296B3B3" w:rsidR="00BA3103" w:rsidRPr="00FF7044" w:rsidRDefault="00E36F4E" w:rsidP="00E36F4E">
            <w:pPr>
              <w:rPr>
                <w:rFonts w:eastAsia="Calibri" w:cstheme="minorHAnsi"/>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F=Frel∙</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r>
      <w:tr w:rsidR="007462DB" w:rsidRPr="00FF7044" w14:paraId="1E85BFE4" w14:textId="77777777" w:rsidTr="007D0A1B">
        <w:trPr>
          <w:trHeight w:val="578"/>
        </w:trPr>
        <w:tc>
          <w:tcPr>
            <w:tcW w:w="4309" w:type="dxa"/>
            <w:vAlign w:val="center"/>
          </w:tcPr>
          <w:p w14:paraId="57225974" w14:textId="2AB3E848" w:rsidR="007462DB" w:rsidRPr="00FF7044" w:rsidRDefault="000D2C92" w:rsidP="00E36F4E">
            <w:pPr>
              <w:rPr>
                <w:rFonts w:ascii="Calibri" w:eastAsia="Calibri" w:hAnsi="Calibri" w:cs="Calibri"/>
                <w:iCs/>
                <w:color w:val="000000" w:themeColor="text1"/>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Fm=1∙</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c>
          <w:tcPr>
            <w:tcW w:w="5216" w:type="dxa"/>
            <w:vAlign w:val="center"/>
          </w:tcPr>
          <w:p w14:paraId="5BCE9061" w14:textId="77777777" w:rsidR="007462DB" w:rsidRPr="00FF7044" w:rsidRDefault="007462DB" w:rsidP="00E36F4E">
            <w:pPr>
              <w:rPr>
                <w:rFonts w:ascii="Calibri" w:eastAsia="Calibri" w:hAnsi="Calibri" w:cs="Calibri"/>
                <w:color w:val="000000" w:themeColor="text1"/>
                <w:sz w:val="20"/>
                <w:szCs w:val="20"/>
                <w:lang w:val="en-GB"/>
              </w:rPr>
            </w:pPr>
          </w:p>
        </w:tc>
      </w:tr>
    </w:tbl>
    <w:p w14:paraId="0D8EF72E" w14:textId="219D4FE3" w:rsidR="00000DDC" w:rsidRPr="00FF7044" w:rsidRDefault="00122D82" w:rsidP="006A5927">
      <w:pPr>
        <w:spacing w:after="0" w:line="240" w:lineRule="auto"/>
        <w:jc w:val="both"/>
        <w:rPr>
          <w:rFonts w:ascii="Calibri" w:eastAsia="Calibri" w:hAnsi="Calibri" w:cs="Calibri"/>
          <w:bCs/>
          <w:color w:val="000000" w:themeColor="text1"/>
          <w:sz w:val="20"/>
          <w:szCs w:val="20"/>
          <w:lang w:val="en-GB"/>
        </w:rPr>
      </w:pPr>
      <w:r w:rsidRPr="00FF7044">
        <w:rPr>
          <w:rFonts w:eastAsia="Calibri" w:cstheme="minorHAnsi"/>
          <w:bCs/>
          <w:color w:val="000000" w:themeColor="text1"/>
          <w:sz w:val="20"/>
          <w:szCs w:val="20"/>
          <w:lang w:val="en-GB"/>
        </w:rPr>
        <w:t>WT: Weight</w:t>
      </w:r>
      <w:r w:rsidRPr="00FF7044">
        <w:rPr>
          <w:rFonts w:ascii="Calibri" w:eastAsia="Calibri" w:hAnsi="Calibri" w:cs="Calibri"/>
          <w:sz w:val="20"/>
          <w:szCs w:val="20"/>
          <w:lang w:val="en-GB"/>
        </w:rPr>
        <w:t xml:space="preserve">, </w:t>
      </w:r>
      <w:r w:rsidR="000F18A6" w:rsidRPr="00FF7044">
        <w:rPr>
          <w:rFonts w:ascii="Calibri" w:eastAsia="Calibri" w:hAnsi="Calibri" w:cs="Calibri"/>
          <w:sz w:val="20"/>
          <w:szCs w:val="20"/>
          <w:lang w:val="en-GB"/>
        </w:rPr>
        <w:t>WT median = 55.7 Kg</w:t>
      </w:r>
      <w:r w:rsidR="0007360C" w:rsidRPr="00FF7044">
        <w:rPr>
          <w:rFonts w:ascii="Calibri" w:eastAsia="Calibri" w:hAnsi="Calibri" w:cs="Calibri"/>
          <w:sz w:val="20"/>
          <w:szCs w:val="20"/>
          <w:lang w:val="en-GB"/>
        </w:rPr>
        <w:t xml:space="preserve">. </w:t>
      </w:r>
      <w:r w:rsidR="006A5927" w:rsidRPr="00FF7044">
        <w:rPr>
          <w:rFonts w:ascii="Calibri" w:eastAsia="Calibri" w:hAnsi="Calibri" w:cs="Calibri"/>
          <w:sz w:val="20"/>
          <w:szCs w:val="20"/>
          <w:lang w:val="en-GB"/>
        </w:rPr>
        <w:t xml:space="preserve">RSE: residual standard error. IIV: inter-individual variability. </w:t>
      </w:r>
      <w:r w:rsidR="006A5927" w:rsidRPr="00FF7044">
        <w:rPr>
          <w:rFonts w:ascii="Calibri" w:eastAsia="Calibri" w:hAnsi="Calibri" w:cs="Calibri"/>
          <w:color w:val="000000" w:themeColor="text1"/>
          <w:sz w:val="20"/>
          <w:szCs w:val="20"/>
          <w:lang w:val="en-GB"/>
        </w:rPr>
        <w:t xml:space="preserve">MTT: mean transit time. </w:t>
      </w:r>
      <w:proofErr w:type="spellStart"/>
      <w:r w:rsidR="006A5927" w:rsidRPr="00FF7044">
        <w:rPr>
          <w:rFonts w:ascii="Calibri" w:eastAsia="Calibri" w:hAnsi="Calibri" w:cs="Calibri"/>
          <w:color w:val="000000" w:themeColor="text1"/>
          <w:sz w:val="20"/>
          <w:szCs w:val="20"/>
          <w:lang w:val="en-GB"/>
        </w:rPr>
        <w:t>nn</w:t>
      </w:r>
      <w:proofErr w:type="spellEnd"/>
      <w:r w:rsidR="006A5927" w:rsidRPr="00FF7044">
        <w:rPr>
          <w:rFonts w:ascii="Calibri" w:eastAsia="Calibri" w:hAnsi="Calibri" w:cs="Calibri"/>
          <w:color w:val="000000" w:themeColor="text1"/>
          <w:sz w:val="20"/>
          <w:szCs w:val="20"/>
          <w:lang w:val="en-GB"/>
        </w:rPr>
        <w:t xml:space="preserve">: number of absorption compartment transit. Ka: RIF absorption constant rate. </w:t>
      </w:r>
      <w:proofErr w:type="spellStart"/>
      <w:r w:rsidR="006A5927"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006A5927" w:rsidRPr="00FF7044">
        <w:rPr>
          <w:rFonts w:ascii="Calibri" w:eastAsia="Calibri" w:hAnsi="Calibri" w:cs="Calibri"/>
          <w:color w:val="000000" w:themeColor="text1"/>
          <w:sz w:val="20"/>
          <w:szCs w:val="20"/>
          <w:lang w:val="en-GB"/>
        </w:rPr>
        <w:t>: RIF transit absorption constant rate</w:t>
      </w:r>
      <w:r w:rsidR="00400990" w:rsidRPr="00FF7044">
        <w:rPr>
          <w:rFonts w:ascii="Calibri" w:eastAsia="Calibri" w:hAnsi="Calibri" w:cs="Calibri"/>
          <w:color w:val="000000" w:themeColor="text1"/>
          <w:sz w:val="20"/>
          <w:szCs w:val="20"/>
          <w:lang w:val="en-GB"/>
        </w:rPr>
        <w:t>.</w:t>
      </w:r>
      <w:r w:rsidR="006A5927" w:rsidRPr="00FF7044">
        <w:rPr>
          <w:rFonts w:ascii="Calibri" w:eastAsia="Calibri" w:hAnsi="Calibri" w:cs="Calibri"/>
          <w:color w:val="000000" w:themeColor="text1"/>
          <w:sz w:val="20"/>
          <w:szCs w:val="20"/>
          <w:lang w:val="en-GB"/>
        </w:rPr>
        <w:t xml:space="preserve"> V/F and </w:t>
      </w:r>
      <w:proofErr w:type="spellStart"/>
      <w:r w:rsidR="006A5927" w:rsidRPr="00FF7044">
        <w:rPr>
          <w:rFonts w:ascii="Calibri" w:eastAsia="Calibri" w:hAnsi="Calibri" w:cs="Calibri"/>
          <w:color w:val="000000" w:themeColor="text1"/>
          <w:sz w:val="20"/>
          <w:szCs w:val="20"/>
          <w:lang w:val="en-GB"/>
        </w:rPr>
        <w:t>Vm</w:t>
      </w:r>
      <w:proofErr w:type="spellEnd"/>
      <w:r w:rsidR="006A5927" w:rsidRPr="00FF7044">
        <w:rPr>
          <w:rFonts w:ascii="Calibri" w:eastAsia="Calibri" w:hAnsi="Calibri" w:cs="Calibri"/>
          <w:color w:val="000000" w:themeColor="text1"/>
          <w:sz w:val="20"/>
          <w:szCs w:val="20"/>
          <w:lang w:val="en-GB"/>
        </w:rPr>
        <w:t>/</w:t>
      </w:r>
      <w:proofErr w:type="spellStart"/>
      <w:r w:rsidR="006A5927" w:rsidRPr="00FF7044">
        <w:rPr>
          <w:rFonts w:ascii="Calibri" w:eastAsia="Calibri" w:hAnsi="Calibri" w:cs="Calibri"/>
          <w:color w:val="000000" w:themeColor="text1"/>
          <w:sz w:val="20"/>
          <w:szCs w:val="20"/>
          <w:lang w:val="en-GB"/>
        </w:rPr>
        <w:t>F∙Fm</w:t>
      </w:r>
      <w:proofErr w:type="spellEnd"/>
      <w:r w:rsidR="006A5927" w:rsidRPr="00FF7044">
        <w:rPr>
          <w:rFonts w:ascii="Calibri" w:eastAsia="Calibri" w:hAnsi="Calibri" w:cs="Calibri"/>
          <w:color w:val="000000" w:themeColor="text1"/>
          <w:sz w:val="20"/>
          <w:szCs w:val="20"/>
          <w:lang w:val="en-GB"/>
        </w:rPr>
        <w:t xml:space="preserve">: RIF and </w:t>
      </w:r>
      <w:proofErr w:type="spellStart"/>
      <w:r w:rsidR="006A5927" w:rsidRPr="00FF7044">
        <w:rPr>
          <w:rFonts w:ascii="Calibri" w:eastAsia="Calibri" w:hAnsi="Calibri" w:cs="Calibri"/>
          <w:color w:val="000000" w:themeColor="text1"/>
          <w:sz w:val="20"/>
          <w:szCs w:val="20"/>
          <w:lang w:val="en-GB"/>
        </w:rPr>
        <w:t>desRIF</w:t>
      </w:r>
      <w:proofErr w:type="spellEnd"/>
      <w:r w:rsidR="006A5927" w:rsidRPr="00FF7044">
        <w:rPr>
          <w:rFonts w:ascii="Calibri" w:eastAsia="Calibri" w:hAnsi="Calibri" w:cs="Calibri"/>
          <w:color w:val="000000" w:themeColor="text1"/>
          <w:sz w:val="20"/>
          <w:szCs w:val="20"/>
          <w:lang w:val="en-GB"/>
        </w:rPr>
        <w:t xml:space="preserve"> apparent volume of distribution. CL/F and </w:t>
      </w:r>
      <w:proofErr w:type="spellStart"/>
      <w:r w:rsidR="006A5927" w:rsidRPr="00FF7044">
        <w:rPr>
          <w:rFonts w:ascii="Calibri" w:eastAsia="Calibri" w:hAnsi="Calibri" w:cs="Calibri"/>
          <w:color w:val="000000" w:themeColor="text1"/>
          <w:sz w:val="20"/>
          <w:szCs w:val="20"/>
          <w:lang w:val="en-GB"/>
        </w:rPr>
        <w:t>CLm</w:t>
      </w:r>
      <w:proofErr w:type="spellEnd"/>
      <w:r w:rsidR="006A5927" w:rsidRPr="00FF7044">
        <w:rPr>
          <w:rFonts w:ascii="Calibri" w:eastAsia="Calibri" w:hAnsi="Calibri" w:cs="Calibri"/>
          <w:color w:val="000000" w:themeColor="text1"/>
          <w:sz w:val="20"/>
          <w:szCs w:val="20"/>
          <w:lang w:val="en-GB"/>
        </w:rPr>
        <w:t>/</w:t>
      </w:r>
      <w:proofErr w:type="spellStart"/>
      <w:r w:rsidR="006A5927" w:rsidRPr="00FF7044">
        <w:rPr>
          <w:rFonts w:ascii="Calibri" w:eastAsia="Calibri" w:hAnsi="Calibri" w:cs="Calibri"/>
          <w:color w:val="000000" w:themeColor="text1"/>
          <w:sz w:val="20"/>
          <w:szCs w:val="20"/>
          <w:lang w:val="en-GB"/>
        </w:rPr>
        <w:t>F∙Fm</w:t>
      </w:r>
      <w:proofErr w:type="spellEnd"/>
      <w:r w:rsidR="006A5927" w:rsidRPr="00FF7044">
        <w:rPr>
          <w:rFonts w:ascii="Calibri" w:eastAsia="Calibri" w:hAnsi="Calibri" w:cs="Calibri"/>
          <w:color w:val="000000" w:themeColor="text1"/>
          <w:sz w:val="20"/>
          <w:szCs w:val="20"/>
          <w:lang w:val="en-GB"/>
        </w:rPr>
        <w:t xml:space="preserve">: RIF and </w:t>
      </w:r>
      <w:proofErr w:type="spellStart"/>
      <w:r w:rsidR="006A5927" w:rsidRPr="00FF7044">
        <w:rPr>
          <w:rFonts w:ascii="Calibri" w:eastAsia="Calibri" w:hAnsi="Calibri" w:cs="Calibri"/>
          <w:color w:val="000000" w:themeColor="text1"/>
          <w:sz w:val="20"/>
          <w:szCs w:val="20"/>
          <w:lang w:val="en-GB"/>
        </w:rPr>
        <w:t>desRIF</w:t>
      </w:r>
      <w:proofErr w:type="spellEnd"/>
      <w:r w:rsidR="006A5927" w:rsidRPr="00FF7044">
        <w:rPr>
          <w:rFonts w:ascii="Calibri" w:eastAsia="Calibri" w:hAnsi="Calibri" w:cs="Calibri"/>
          <w:color w:val="000000" w:themeColor="text1"/>
          <w:sz w:val="20"/>
          <w:szCs w:val="20"/>
          <w:lang w:val="en-GB"/>
        </w:rPr>
        <w:t xml:space="preserve"> apparent clearance, </w:t>
      </w:r>
      <w:r w:rsidR="006A5927" w:rsidRPr="00FF7044">
        <w:rPr>
          <w:rFonts w:eastAsia="Calibri" w:cs="Calibri"/>
          <w:bCs/>
          <w:color w:val="000000" w:themeColor="text1"/>
          <w:sz w:val="20"/>
          <w:szCs w:val="20"/>
          <w:lang w:val="en-GB"/>
        </w:rPr>
        <w:t xml:space="preserve">Fm: fraction of CL/F converted into </w:t>
      </w:r>
      <w:proofErr w:type="spellStart"/>
      <w:r w:rsidR="006A5927" w:rsidRPr="00FF7044">
        <w:rPr>
          <w:rFonts w:eastAsia="Calibri" w:cs="Calibri"/>
          <w:bCs/>
          <w:color w:val="000000" w:themeColor="text1"/>
          <w:sz w:val="20"/>
          <w:szCs w:val="20"/>
          <w:lang w:val="en-GB"/>
        </w:rPr>
        <w:t>desRIF</w:t>
      </w:r>
      <w:proofErr w:type="spellEnd"/>
      <w:r w:rsidR="006A5927" w:rsidRPr="00FF7044">
        <w:rPr>
          <w:rFonts w:ascii="Calibri" w:eastAsia="Calibri" w:hAnsi="Calibri" w:cs="Calibri"/>
          <w:color w:val="000000" w:themeColor="text1"/>
          <w:sz w:val="20"/>
          <w:szCs w:val="20"/>
          <w:lang w:val="en-GB"/>
        </w:rPr>
        <w:t xml:space="preserve">, </w:t>
      </w:r>
      <w:proofErr w:type="spellStart"/>
      <w:r w:rsidR="006A5927" w:rsidRPr="00FF7044">
        <w:rPr>
          <w:rFonts w:eastAsia="Calibri" w:cstheme="minorHAnsi"/>
          <w:bCs/>
          <w:color w:val="000000" w:themeColor="text1"/>
          <w:sz w:val="20"/>
          <w:szCs w:val="20"/>
          <w:lang w:val="en-GB"/>
        </w:rPr>
        <w:t>F</w:t>
      </w:r>
      <w:r w:rsidR="0033184D" w:rsidRPr="00FF7044">
        <w:rPr>
          <w:rFonts w:eastAsia="Calibri" w:cstheme="minorHAnsi"/>
          <w:bCs/>
          <w:color w:val="000000" w:themeColor="text1"/>
          <w:sz w:val="20"/>
          <w:szCs w:val="20"/>
          <w:lang w:val="en-GB"/>
        </w:rPr>
        <w:t>rel</w:t>
      </w:r>
      <w:proofErr w:type="spellEnd"/>
      <w:r w:rsidR="006A5927" w:rsidRPr="00FF7044">
        <w:rPr>
          <w:rFonts w:eastAsia="Calibri" w:cstheme="minorHAnsi"/>
          <w:bCs/>
          <w:color w:val="000000" w:themeColor="text1"/>
          <w:sz w:val="20"/>
          <w:szCs w:val="20"/>
          <w:lang w:val="en-GB"/>
        </w:rPr>
        <w:t xml:space="preserve">: </w:t>
      </w:r>
      <w:r w:rsidR="0033184D" w:rsidRPr="00FF7044">
        <w:rPr>
          <w:rFonts w:eastAsia="Calibri" w:cstheme="minorHAnsi"/>
          <w:bCs/>
          <w:color w:val="000000" w:themeColor="text1"/>
          <w:sz w:val="20"/>
          <w:szCs w:val="20"/>
          <w:lang w:val="en-GB"/>
        </w:rPr>
        <w:t xml:space="preserve">relative </w:t>
      </w:r>
      <w:r w:rsidR="006A5927" w:rsidRPr="00FF7044">
        <w:rPr>
          <w:rFonts w:eastAsia="Calibri" w:cstheme="minorHAnsi"/>
          <w:bCs/>
          <w:color w:val="000000" w:themeColor="text1"/>
          <w:sz w:val="20"/>
          <w:szCs w:val="20"/>
          <w:lang w:val="en-GB"/>
        </w:rPr>
        <w:t>bioavailability. RUV: residual unexplained variability</w:t>
      </w:r>
      <w:r w:rsidR="00000DDC" w:rsidRPr="00FF7044">
        <w:rPr>
          <w:rFonts w:ascii="Calibri" w:eastAsia="Calibri" w:hAnsi="Calibri" w:cs="Calibri"/>
          <w:bCs/>
          <w:color w:val="000000" w:themeColor="text1"/>
          <w:sz w:val="20"/>
          <w:szCs w:val="20"/>
          <w:lang w:val="en-GB"/>
        </w:rPr>
        <w:t xml:space="preserve">. </w:t>
      </w:r>
      <w:r w:rsidR="00E1700E" w:rsidRPr="00FF7044">
        <w:rPr>
          <w:rFonts w:ascii="Symbol" w:eastAsia="Calibri" w:hAnsi="Symbol" w:cs="Calibri"/>
          <w:bCs/>
          <w:color w:val="000000" w:themeColor="text1"/>
          <w:sz w:val="20"/>
          <w:szCs w:val="20"/>
          <w:lang w:val="en-GB"/>
        </w:rPr>
        <w:t>h</w:t>
      </w:r>
      <w:r w:rsidR="00E1700E" w:rsidRPr="00FF7044">
        <w:rPr>
          <w:rFonts w:ascii="Calibri" w:eastAsia="Calibri" w:hAnsi="Calibri" w:cs="Calibri"/>
          <w:bCs/>
          <w:color w:val="000000" w:themeColor="text1"/>
          <w:sz w:val="20"/>
          <w:szCs w:val="20"/>
          <w:lang w:val="en-GB"/>
        </w:rPr>
        <w:t xml:space="preserve"> and </w:t>
      </w:r>
      <w:r w:rsidR="007A3A7C" w:rsidRPr="00FF7044">
        <w:rPr>
          <w:rFonts w:ascii="Symbol" w:eastAsia="Calibri" w:hAnsi="Symbol" w:cs="Calibri"/>
          <w:bCs/>
          <w:color w:val="000000" w:themeColor="text1"/>
          <w:sz w:val="20"/>
          <w:szCs w:val="20"/>
          <w:lang w:val="en-GB"/>
        </w:rPr>
        <w:t>e</w:t>
      </w:r>
      <w:r w:rsidR="00E1700E" w:rsidRPr="00FF7044">
        <w:rPr>
          <w:rFonts w:eastAsia="Calibri" w:cstheme="minorHAnsi"/>
          <w:bCs/>
          <w:color w:val="000000" w:themeColor="text1"/>
          <w:sz w:val="20"/>
          <w:szCs w:val="20"/>
          <w:lang w:val="en-GB"/>
        </w:rPr>
        <w:t xml:space="preserve"> </w:t>
      </w:r>
      <w:r w:rsidR="003D15BD" w:rsidRPr="00FF7044">
        <w:rPr>
          <w:rFonts w:eastAsia="Calibri" w:cstheme="minorHAnsi"/>
          <w:bCs/>
          <w:color w:val="000000" w:themeColor="text1"/>
          <w:sz w:val="20"/>
          <w:szCs w:val="20"/>
          <w:lang w:val="en-GB"/>
        </w:rPr>
        <w:t>random</w:t>
      </w:r>
      <w:r w:rsidR="00E1700E" w:rsidRPr="00FF7044">
        <w:rPr>
          <w:rFonts w:eastAsia="Calibri" w:cstheme="minorHAnsi"/>
          <w:bCs/>
          <w:color w:val="000000" w:themeColor="text1"/>
          <w:sz w:val="20"/>
          <w:szCs w:val="20"/>
          <w:lang w:val="en-GB"/>
        </w:rPr>
        <w:t xml:space="preserve"> variables </w:t>
      </w:r>
      <w:r w:rsidR="003D15BD" w:rsidRPr="00FF7044">
        <w:rPr>
          <w:rFonts w:eastAsia="Calibri" w:cstheme="minorHAnsi"/>
          <w:bCs/>
          <w:color w:val="000000" w:themeColor="text1"/>
          <w:sz w:val="20"/>
          <w:szCs w:val="20"/>
          <w:lang w:val="en-GB"/>
        </w:rPr>
        <w:t xml:space="preserve">with mean = 0 and variance </w:t>
      </w:r>
      <w:r w:rsidR="003D15BD" w:rsidRPr="00FF7044">
        <w:rPr>
          <w:rFonts w:ascii="Symbol" w:eastAsia="Calibri" w:hAnsi="Symbol" w:cstheme="minorHAnsi"/>
          <w:bCs/>
          <w:color w:val="000000" w:themeColor="text1"/>
          <w:sz w:val="20"/>
          <w:szCs w:val="20"/>
          <w:lang w:val="en-GB"/>
        </w:rPr>
        <w:t>w</w:t>
      </w:r>
      <w:r w:rsidR="003D15BD" w:rsidRPr="00FF7044">
        <w:rPr>
          <w:rFonts w:eastAsia="Calibri" w:cstheme="minorHAnsi"/>
          <w:bCs/>
          <w:color w:val="000000" w:themeColor="text1"/>
          <w:sz w:val="20"/>
          <w:szCs w:val="20"/>
          <w:vertAlign w:val="superscript"/>
          <w:lang w:val="en-GB"/>
        </w:rPr>
        <w:t>2</w:t>
      </w:r>
      <w:r w:rsidR="003D15BD" w:rsidRPr="00FF7044">
        <w:rPr>
          <w:rFonts w:eastAsia="Calibri" w:cstheme="minorHAnsi"/>
          <w:bCs/>
          <w:color w:val="000000" w:themeColor="text1"/>
          <w:sz w:val="20"/>
          <w:szCs w:val="20"/>
          <w:lang w:val="en-GB"/>
        </w:rPr>
        <w:t xml:space="preserve"> and </w:t>
      </w:r>
      <w:r w:rsidR="003D15BD" w:rsidRPr="00FF7044">
        <w:rPr>
          <w:rFonts w:ascii="Symbol" w:eastAsia="Calibri" w:hAnsi="Symbol" w:cs="Calibri"/>
          <w:bCs/>
          <w:color w:val="000000" w:themeColor="text1"/>
          <w:sz w:val="20"/>
          <w:szCs w:val="20"/>
          <w:lang w:val="en-GB"/>
        </w:rPr>
        <w:t>s</w:t>
      </w:r>
      <w:r w:rsidR="003D15BD" w:rsidRPr="00FF7044">
        <w:rPr>
          <w:rFonts w:eastAsia="Calibri" w:cstheme="minorHAnsi"/>
          <w:bCs/>
          <w:color w:val="000000" w:themeColor="text1"/>
          <w:sz w:val="20"/>
          <w:szCs w:val="20"/>
          <w:vertAlign w:val="superscript"/>
          <w:lang w:val="en-GB"/>
        </w:rPr>
        <w:t>2</w:t>
      </w:r>
      <w:r w:rsidR="00452E81" w:rsidRPr="00FF7044">
        <w:rPr>
          <w:rFonts w:eastAsia="Calibri" w:cstheme="minorHAnsi"/>
          <w:bCs/>
          <w:color w:val="000000" w:themeColor="text1"/>
          <w:sz w:val="20"/>
          <w:szCs w:val="20"/>
          <w:lang w:val="en-GB"/>
        </w:rPr>
        <w:t>.</w:t>
      </w:r>
    </w:p>
    <w:p w14:paraId="785F5191" w14:textId="65E9AE3A" w:rsidR="00000DDC" w:rsidRPr="00FF7044" w:rsidRDefault="00000DDC" w:rsidP="006A5927">
      <w:pPr>
        <w:spacing w:after="0" w:line="240" w:lineRule="auto"/>
        <w:jc w:val="both"/>
        <w:rPr>
          <w:rFonts w:ascii="Calibri" w:eastAsia="Calibri" w:hAnsi="Calibri" w:cs="Calibri"/>
          <w:bCs/>
          <w:color w:val="000000" w:themeColor="text1"/>
          <w:sz w:val="20"/>
          <w:szCs w:val="20"/>
          <w:lang w:val="en-GB"/>
        </w:rPr>
        <w:sectPr w:rsidR="00000DDC" w:rsidRPr="00FF7044" w:rsidSect="007E4C61">
          <w:pgSz w:w="11906" w:h="16838"/>
          <w:pgMar w:top="1276" w:right="1440" w:bottom="1440" w:left="1440" w:header="708" w:footer="708" w:gutter="0"/>
          <w:cols w:space="708"/>
          <w:docGrid w:linePitch="360"/>
        </w:sectPr>
      </w:pPr>
    </w:p>
    <w:p w14:paraId="17BBB14F" w14:textId="434A3399" w:rsidR="00C63245" w:rsidRPr="00FF7044" w:rsidRDefault="00C63245" w:rsidP="00760316">
      <w:pPr>
        <w:rPr>
          <w:rFonts w:ascii="Calibri" w:eastAsia="Calibri" w:hAnsi="Calibri" w:cs="Calibri"/>
          <w:color w:val="000000" w:themeColor="text1"/>
          <w:lang w:val="en-GB"/>
        </w:rPr>
      </w:pPr>
      <w:r w:rsidRPr="00FF7044">
        <w:rPr>
          <w:color w:val="000000" w:themeColor="text1"/>
          <w:lang w:val="en-GB"/>
        </w:rPr>
        <w:lastRenderedPageBreak/>
        <w:t xml:space="preserve">Table </w:t>
      </w:r>
      <w:r w:rsidR="009C6F35" w:rsidRPr="00FF7044">
        <w:rPr>
          <w:color w:val="000000" w:themeColor="text1"/>
          <w:lang w:val="en-GB"/>
        </w:rPr>
        <w:t>S</w:t>
      </w:r>
      <w:r w:rsidRPr="00FF7044">
        <w:rPr>
          <w:color w:val="000000" w:themeColor="text1"/>
          <w:lang w:val="en-GB"/>
        </w:rPr>
        <w:t>3</w:t>
      </w:r>
      <w:r w:rsidRPr="00FF7044">
        <w:rPr>
          <w:rFonts w:ascii="Calibri" w:eastAsia="Calibri" w:hAnsi="Calibri" w:cs="Calibri"/>
          <w:color w:val="000000" w:themeColor="text1"/>
          <w:lang w:val="en-GB"/>
        </w:rPr>
        <w:t>: Pharmacokinetics parameters of the rifampicin (RIF) and 25-O-desacetil-rifampicin (</w:t>
      </w:r>
      <w:proofErr w:type="spellStart"/>
      <w:r w:rsidRPr="00FF7044">
        <w:rPr>
          <w:rFonts w:ascii="Calibri" w:eastAsia="Calibri" w:hAnsi="Calibri" w:cs="Calibri"/>
          <w:color w:val="000000" w:themeColor="text1"/>
          <w:lang w:val="en-GB"/>
        </w:rPr>
        <w:t>desRIF</w:t>
      </w:r>
      <w:proofErr w:type="spellEnd"/>
      <w:r w:rsidRPr="00FF7044">
        <w:rPr>
          <w:rFonts w:ascii="Calibri" w:eastAsia="Calibri" w:hAnsi="Calibri" w:cs="Calibri"/>
          <w:color w:val="000000" w:themeColor="text1"/>
          <w:lang w:val="en-GB"/>
        </w:rPr>
        <w:t xml:space="preserve">) model included of </w:t>
      </w:r>
      <w:bookmarkStart w:id="22" w:name="_Hlk146382351"/>
      <w:r w:rsidR="00760316" w:rsidRPr="00FF7044">
        <w:rPr>
          <w:rFonts w:ascii="Calibri" w:eastAsia="Calibri" w:hAnsi="Calibri" w:cs="Calibri"/>
          <w:lang w:val="it-IT"/>
        </w:rPr>
        <w:t>Schipani et al., 2016</w:t>
      </w:r>
      <w:r w:rsidR="00760316" w:rsidRPr="00FF7044">
        <w:rPr>
          <w:rFonts w:ascii="Calibri" w:eastAsia="Calibri" w:hAnsi="Calibri" w:cs="Calibri"/>
          <w:lang w:val="en-GB"/>
        </w:rPr>
        <w:fldChar w:fldCharType="begin"/>
      </w:r>
      <w:r w:rsidR="007C74C4">
        <w:rPr>
          <w:rFonts w:ascii="Calibri" w:eastAsia="Calibri" w:hAnsi="Calibri" w:cs="Calibri"/>
          <w:lang w:val="it-IT"/>
        </w:rPr>
        <w:instrText xml:space="preserve"> ADDIN ZOTERO_ITEM CSL_CITATION {"citationID":"gUkjuDVc","properties":{"formattedCitation":"[8]","plainCitation":"[8]","noteIndex":0},"citationItems":[{"id":3623,"uris":["http://zotero.org/users/3585549/items/UCT6J44G"],"itemData":{"id":3623,"type":"article-journal","abstract":"AIMS\nLow rifampicin plasma concentrations can lead to treatment failure and increased risk of developing drug resistant tuberculosis. The objectives of this study were to characterize the population pharmacokinetics (popPK) of rifampicin in Malawian children and adults with tuberculosis, simulate exposures under revised WHO dosing guidelines that aim to reduce the risk of low exposures of rifampicin and examine predicted exposures using weight‐ and age‐based dosing bands under new dosing recommendations.\n\nMethods\nPatients were recruited at least two weeks after initiation of the intensive phase of treatment and received RIF in FDC of anti‐TB drugs. A total of 5‐6 rich and 1‐2 sparse samples were collected. nonmem (v7.2) was used to build a population‐PK model.\n\nResults\nA 165 TB patients, 115 adults and 50 children, aged 7 months to 65 years and weighing 4.8 to 87 kg, were included in the one compartment model with first order absorption best described the data. The mean population estimate for CL/F was 23.9 (l h–1 70 kg–1) with inter‐individual variability of 46.6%. Exposure was unaffected by HIV status. Relative bioavailability in children was estimated at 49% lower compared to adults (100% relative bioavailability). Simulations showed significantly lower rifampicin exposure in children vs. adults. In children average AUC was 13.5 mg l‐1 h, which was nearly half that was observed in adults (26.3 mg l‐1 h). Using age as a surrogate for weight in dosing bands gave similar results compared with the weight bands. Increasing dose to approximately 15 mg kg–1, increased AUC in children to an average of 22 mgl‐1 h. bringing expected exposures in children closer to those predicted for adults.\n\nConclusion\nThe popPK model developed can be used to optimize rifampicin exposures through dosing simulations. WHO dosing recommendations may not be achieved using currently licensed fixed dose combination formulations of TB therapy.","container-title":"British Journal of Clinical Pharmacology","DOI":"10.1111/bcp.12848","ISSN":"0306-5251","issue":"4","journalAbbreviation":"Br J Clin Pharmacol","note":"PMID: 26613187\nPMCID: PMC4799933","page":"679-687","source":"PubMed Central","title":"A simultaneous population pharmacokinetic analysis of rifampicin in Malawian adults and children","URL":"https://www.ncbi.nlm.nih.gov/pmc/articles/PMC4799933/","volume":"81","author":[{"family":"Schipani","given":"Alessandro"},{"family":"Pertinez","given":"Henry"},{"family":"Mlota","given":"Rachel"},{"family":"Molyneux","given":"Elizabeth"},{"family":"Lopez","given":"Nuria"},{"family":"Dzinjalamala","given":"Fraction K."},{"family":"Oosterhout","given":"Joep J.","non-dropping-particle":"van"},{"family":"Ward","given":"Steve A."},{"family":"Khoo","given":"Saye"},{"family":"Davies","given":"Gerry"}],"accessed":{"date-parts":[["2021",7,7]]},"issued":{"date-parts":[["2016",4]]}}}],"schema":"https://github.com/citation-style-language/schema/raw/master/csl-citation.json"} </w:instrText>
      </w:r>
      <w:r w:rsidR="00760316" w:rsidRPr="00FF7044">
        <w:rPr>
          <w:rFonts w:ascii="Calibri" w:eastAsia="Calibri" w:hAnsi="Calibri" w:cs="Calibri"/>
          <w:lang w:val="en-GB"/>
        </w:rPr>
        <w:fldChar w:fldCharType="separate"/>
      </w:r>
      <w:r w:rsidR="007C74C4" w:rsidRPr="007C74C4">
        <w:rPr>
          <w:rFonts w:ascii="Calibri" w:hAnsi="Calibri" w:cs="Calibri"/>
        </w:rPr>
        <w:t>[</w:t>
      </w:r>
      <w:r w:rsidR="00C30AC9">
        <w:rPr>
          <w:rFonts w:ascii="Calibri" w:hAnsi="Calibri" w:cs="Calibri"/>
        </w:rPr>
        <w:t>9</w:t>
      </w:r>
      <w:r w:rsidR="007C74C4" w:rsidRPr="007C74C4">
        <w:rPr>
          <w:rFonts w:ascii="Calibri" w:hAnsi="Calibri" w:cs="Calibri"/>
        </w:rPr>
        <w:t>]</w:t>
      </w:r>
      <w:r w:rsidR="00760316" w:rsidRPr="00FF7044">
        <w:rPr>
          <w:rFonts w:ascii="Calibri" w:eastAsia="Calibri" w:hAnsi="Calibri" w:cs="Calibri"/>
          <w:lang w:val="en-GB"/>
        </w:rPr>
        <w:fldChar w:fldCharType="end"/>
      </w:r>
      <w:bookmarkEnd w:id="22"/>
      <w:r w:rsidRPr="00FF7044">
        <w:rPr>
          <w:rFonts w:ascii="Calibri" w:eastAsia="Calibri" w:hAnsi="Calibri" w:cs="Calibri"/>
          <w:color w:val="000000" w:themeColor="text1"/>
          <w:lang w:val="en-GB"/>
        </w:rPr>
        <w:t xml:space="preserve"> PK model as prior.</w:t>
      </w:r>
    </w:p>
    <w:tbl>
      <w:tblPr>
        <w:tblW w:w="6946" w:type="dxa"/>
        <w:tblInd w:w="-10" w:type="dxa"/>
        <w:tblCellMar>
          <w:left w:w="0" w:type="dxa"/>
          <w:right w:w="0" w:type="dxa"/>
        </w:tblCellMar>
        <w:tblLook w:val="0420" w:firstRow="1" w:lastRow="0" w:firstColumn="0" w:lastColumn="0" w:noHBand="0" w:noVBand="1"/>
      </w:tblPr>
      <w:tblGrid>
        <w:gridCol w:w="2268"/>
        <w:gridCol w:w="2268"/>
        <w:gridCol w:w="2410"/>
      </w:tblGrid>
      <w:tr w:rsidR="00C63245" w:rsidRPr="00FF7044" w14:paraId="3E4F4E22" w14:textId="77777777" w:rsidTr="008056FC">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3B80C3EE" w14:textId="77777777" w:rsidR="00C63245" w:rsidRPr="00FF7044" w:rsidRDefault="00C63245"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Parameters</w:t>
            </w:r>
          </w:p>
        </w:tc>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55E9445F" w14:textId="77777777" w:rsidR="00C63245" w:rsidRPr="00FF7044" w:rsidRDefault="00C63245"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Typical value (RSE)</w:t>
            </w:r>
          </w:p>
        </w:tc>
        <w:tc>
          <w:tcPr>
            <w:tcW w:w="2410"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70F0D237" w14:textId="77777777" w:rsidR="00C63245" w:rsidRPr="00FF7044" w:rsidRDefault="00C63245"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IIV</w:t>
            </w:r>
          </w:p>
          <w:p w14:paraId="61BD82C9" w14:textId="1088DBBB" w:rsidR="00C63245" w:rsidRPr="00FF7044" w:rsidRDefault="00C63245"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 xml:space="preserve"> (RSE)</w:t>
            </w:r>
          </w:p>
        </w:tc>
      </w:tr>
      <w:tr w:rsidR="00C63245" w:rsidRPr="00FF7044" w14:paraId="32A5929F" w14:textId="77777777" w:rsidTr="008056FC">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3754486"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CL/F (L/h)</w:t>
            </w:r>
          </w:p>
        </w:tc>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4D277CF" w14:textId="1B9D7F37" w:rsidR="00C63245" w:rsidRPr="00FF7044" w:rsidRDefault="00580429"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23.9</w:t>
            </w:r>
            <w:r w:rsidR="00C63245" w:rsidRPr="00FF7044">
              <w:rPr>
                <w:rFonts w:ascii="Calibri" w:eastAsia="Times New Roman" w:hAnsi="Calibri" w:cs="Calibri"/>
                <w:color w:val="000000"/>
                <w:kern w:val="24"/>
                <w:lang w:val="en-GB" w:eastAsia="en-GB"/>
              </w:rPr>
              <w:t xml:space="preserve"> (0.3 %)</w:t>
            </w:r>
          </w:p>
        </w:tc>
        <w:tc>
          <w:tcPr>
            <w:tcW w:w="2410"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94B23B4"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26.5 % (10.6 %)</w:t>
            </w:r>
          </w:p>
        </w:tc>
      </w:tr>
      <w:tr w:rsidR="00C63245" w:rsidRPr="00FF7044" w14:paraId="67561F31"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4F6BCA0"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V/F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8AEF7F3" w14:textId="542A6486" w:rsidR="00C63245" w:rsidRPr="00FF7044" w:rsidRDefault="00580429"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73.1</w:t>
            </w:r>
            <w:r w:rsidR="00C63245" w:rsidRPr="00FF7044">
              <w:rPr>
                <w:rFonts w:ascii="Calibri" w:eastAsia="Times New Roman" w:hAnsi="Calibri" w:cs="Calibri"/>
                <w:color w:val="000000"/>
                <w:kern w:val="24"/>
                <w:lang w:val="en-GB" w:eastAsia="en-GB"/>
              </w:rPr>
              <w:t xml:space="preserve"> (4.7 %)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B6B1D76" w14:textId="77777777" w:rsidR="00C63245" w:rsidRPr="00FF7044" w:rsidRDefault="00C63245" w:rsidP="00BF0778">
            <w:pPr>
              <w:spacing w:after="0" w:line="240" w:lineRule="auto"/>
              <w:rPr>
                <w:rFonts w:ascii="Arial" w:eastAsia="Times New Roman" w:hAnsi="Arial" w:cs="Arial"/>
                <w:lang w:val="en-GB" w:eastAsia="en-GB"/>
              </w:rPr>
            </w:pPr>
          </w:p>
        </w:tc>
      </w:tr>
      <w:tr w:rsidR="00C63245" w:rsidRPr="00FF7044" w14:paraId="50F2E4C2"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DF78725"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MTT (h)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C08894E" w14:textId="0D88E48E"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1.13 (9.</w:t>
            </w:r>
            <w:r w:rsidR="0025503D" w:rsidRPr="00FF7044">
              <w:rPr>
                <w:rFonts w:ascii="Calibri" w:eastAsia="Times New Roman" w:hAnsi="Calibri" w:cs="Calibri"/>
                <w:color w:val="000000"/>
                <w:kern w:val="24"/>
                <w:lang w:val="en-GB" w:eastAsia="en-GB"/>
              </w:rPr>
              <w:t>0</w:t>
            </w:r>
            <w:r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E8860B4"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49.9 % (7.8 %)</w:t>
            </w:r>
          </w:p>
        </w:tc>
      </w:tr>
      <w:tr w:rsidR="00C63245" w:rsidRPr="00FF7044" w14:paraId="06C175C7"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13EBAA0" w14:textId="77777777" w:rsidR="00C63245" w:rsidRPr="00FF7044" w:rsidRDefault="00C63245"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Frel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E8A3EEE" w14:textId="42BE9A9F" w:rsidR="00C63245" w:rsidRPr="00FF7044" w:rsidRDefault="008D1F3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0.678</w:t>
            </w:r>
            <w:r w:rsidR="00C63245" w:rsidRPr="00FF7044">
              <w:rPr>
                <w:rFonts w:ascii="Calibri" w:eastAsia="Times New Roman" w:hAnsi="Calibri" w:cs="Calibri"/>
                <w:color w:val="000000"/>
                <w:kern w:val="24"/>
                <w:lang w:val="en-GB" w:eastAsia="en-GB"/>
              </w:rPr>
              <w:t xml:space="preserve"> (</w:t>
            </w:r>
            <w:r w:rsidR="00FA52AA" w:rsidRPr="00FF7044">
              <w:rPr>
                <w:rFonts w:ascii="Calibri" w:eastAsia="Times New Roman" w:hAnsi="Calibri" w:cs="Calibri"/>
                <w:color w:val="000000"/>
                <w:kern w:val="24"/>
                <w:lang w:val="en-GB" w:eastAsia="en-GB"/>
              </w:rPr>
              <w:t xml:space="preserve">10.0 </w:t>
            </w:r>
            <w:r w:rsidR="00C63245"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89CE9C9"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44.6 % (10.7 %)</w:t>
            </w:r>
          </w:p>
        </w:tc>
      </w:tr>
      <w:tr w:rsidR="00C63245" w:rsidRPr="00FF7044" w14:paraId="7A479CE4"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6CFF7C8" w14:textId="77777777" w:rsidR="00C63245" w:rsidRPr="00FF7044" w:rsidRDefault="00C63245"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nn</w:t>
            </w:r>
            <w:proofErr w:type="spellEnd"/>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3619F1B"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321946B" w14:textId="77777777" w:rsidR="00C63245" w:rsidRPr="00FF7044" w:rsidRDefault="00C63245" w:rsidP="00BF0778">
            <w:pPr>
              <w:spacing w:after="0" w:line="240" w:lineRule="auto"/>
              <w:rPr>
                <w:rFonts w:ascii="Arial" w:eastAsia="Times New Roman" w:hAnsi="Arial" w:cs="Arial"/>
                <w:lang w:val="en-GB" w:eastAsia="en-GB"/>
              </w:rPr>
            </w:pPr>
          </w:p>
        </w:tc>
      </w:tr>
      <w:tr w:rsidR="00C63245" w:rsidRPr="00FF7044" w14:paraId="149ED7D7"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85AD6BC"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FECA02C"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3C98276" w14:textId="7777777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37.4 % (15.8 %)</w:t>
            </w:r>
          </w:p>
        </w:tc>
      </w:tr>
      <w:tr w:rsidR="00C63245" w:rsidRPr="00FF7044" w14:paraId="4FE1A5BA"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CCB0708" w14:textId="77777777" w:rsidR="00C63245" w:rsidRPr="00FF7044" w:rsidRDefault="00C63245"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CLm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3D99307" w14:textId="276FB350" w:rsidR="00C63245" w:rsidRPr="00FF7044" w:rsidRDefault="00EA33E1"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250</w:t>
            </w:r>
            <w:r w:rsidR="00C63245" w:rsidRPr="00FF7044">
              <w:rPr>
                <w:rFonts w:ascii="Calibri" w:eastAsia="Times New Roman" w:hAnsi="Calibri" w:cs="Calibri"/>
                <w:color w:val="000000"/>
                <w:kern w:val="24"/>
                <w:lang w:val="en-GB" w:eastAsia="en-GB"/>
              </w:rPr>
              <w:t xml:space="preserve"> (5.5 %)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CEA3435" w14:textId="76DA760D" w:rsidR="00C63245" w:rsidRPr="00FF7044" w:rsidRDefault="00C63245" w:rsidP="00BF0778">
            <w:pPr>
              <w:spacing w:after="0" w:line="240" w:lineRule="auto"/>
              <w:rPr>
                <w:rFonts w:ascii="Arial" w:eastAsia="Times New Roman" w:hAnsi="Arial" w:cs="Arial"/>
                <w:lang w:val="en-GB" w:eastAsia="en-GB"/>
              </w:rPr>
            </w:pPr>
          </w:p>
        </w:tc>
      </w:tr>
      <w:tr w:rsidR="00C63245" w:rsidRPr="00FF7044" w14:paraId="177DC03F"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E9FAD8F" w14:textId="77777777" w:rsidR="00C63245" w:rsidRPr="00FF7044" w:rsidRDefault="00C63245"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Vm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ED20A62" w14:textId="21BB3DD8" w:rsidR="00C63245" w:rsidRPr="00FF7044" w:rsidRDefault="008B79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153</w:t>
            </w:r>
            <w:r w:rsidR="00C63245" w:rsidRPr="00FF7044">
              <w:rPr>
                <w:rFonts w:ascii="Calibri" w:eastAsia="Times New Roman" w:hAnsi="Calibri" w:cs="Calibri"/>
                <w:color w:val="000000"/>
                <w:kern w:val="24"/>
                <w:lang w:val="en-GB" w:eastAsia="en-GB"/>
              </w:rPr>
              <w:t xml:space="preserve"> (1</w:t>
            </w:r>
            <w:r w:rsidR="000139AC" w:rsidRPr="00FF7044">
              <w:rPr>
                <w:rFonts w:ascii="Calibri" w:eastAsia="Times New Roman" w:hAnsi="Calibri" w:cs="Calibri"/>
                <w:color w:val="000000"/>
                <w:kern w:val="24"/>
                <w:lang w:val="en-GB" w:eastAsia="en-GB"/>
              </w:rPr>
              <w:t>2.2</w:t>
            </w:r>
            <w:r w:rsidR="00C63245"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AE53DBA" w14:textId="53313E97" w:rsidR="00C63245" w:rsidRPr="00FF7044" w:rsidRDefault="00C6324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58.1 % (</w:t>
            </w:r>
            <w:r w:rsidR="00723302" w:rsidRPr="00FF7044">
              <w:rPr>
                <w:rFonts w:ascii="Calibri" w:eastAsia="Times New Roman" w:hAnsi="Calibri" w:cs="Calibri"/>
                <w:color w:val="000000"/>
                <w:kern w:val="24"/>
                <w:lang w:val="en-GB" w:eastAsia="en-GB"/>
              </w:rPr>
              <w:t>22.0</w:t>
            </w:r>
            <w:r w:rsidRPr="00FF7044">
              <w:rPr>
                <w:rFonts w:ascii="Calibri" w:eastAsia="Times New Roman" w:hAnsi="Calibri" w:cs="Calibri"/>
                <w:color w:val="000000"/>
                <w:kern w:val="24"/>
                <w:lang w:val="en-GB" w:eastAsia="en-GB"/>
              </w:rPr>
              <w:t xml:space="preserve"> %)</w:t>
            </w:r>
          </w:p>
        </w:tc>
      </w:tr>
      <w:tr w:rsidR="008B791A" w:rsidRPr="00FF7044" w14:paraId="7F52C528"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73013C8" w14:textId="30B54393" w:rsidR="008B791A" w:rsidRPr="00FF7044" w:rsidRDefault="008E123C"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Correlation</w:t>
            </w:r>
          </w:p>
          <w:p w14:paraId="4E44E2CA" w14:textId="2A739A07"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CL/F - 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3BD382C" w14:textId="2FE8C520" w:rsidR="008B791A" w:rsidRPr="00FF7044" w:rsidRDefault="008B791A"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D20D330" w14:textId="0FDF3A83"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kern w:val="24"/>
                <w:lang w:val="en-GB" w:eastAsia="en-GB"/>
              </w:rPr>
              <w:t>71.5 % (2.29 %)</w:t>
            </w:r>
          </w:p>
        </w:tc>
      </w:tr>
      <w:tr w:rsidR="008B791A" w:rsidRPr="00FF7044" w14:paraId="4FD3406E" w14:textId="77777777" w:rsidTr="008056F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5627EE0" w14:textId="4FEF8167"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RUV of RIF</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EAA2E37" w14:textId="32442EE1" w:rsidR="008B791A" w:rsidRPr="00FF7044" w:rsidRDefault="008B791A"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1BBE1D3" w14:textId="5E7C8353"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kern w:val="24"/>
                <w:lang w:val="en-GB" w:eastAsia="en-GB"/>
              </w:rPr>
              <w:t>20.</w:t>
            </w:r>
            <w:r w:rsidR="001F567B" w:rsidRPr="00FF7044">
              <w:rPr>
                <w:rFonts w:ascii="Calibri" w:eastAsia="Times New Roman" w:hAnsi="Calibri" w:cs="Calibri"/>
                <w:kern w:val="24"/>
                <w:lang w:val="en-GB" w:eastAsia="en-GB"/>
              </w:rPr>
              <w:t>2</w:t>
            </w:r>
            <w:r w:rsidRPr="00FF7044">
              <w:rPr>
                <w:rFonts w:ascii="Calibri" w:eastAsia="Times New Roman" w:hAnsi="Calibri" w:cs="Calibri"/>
                <w:kern w:val="24"/>
                <w:lang w:val="en-GB" w:eastAsia="en-GB"/>
              </w:rPr>
              <w:t xml:space="preserve"> % (</w:t>
            </w:r>
            <w:r w:rsidR="00EC22DD" w:rsidRPr="00FF7044">
              <w:rPr>
                <w:rFonts w:ascii="Calibri" w:eastAsia="Times New Roman" w:hAnsi="Calibri" w:cs="Calibri"/>
                <w:kern w:val="24"/>
                <w:lang w:val="en-GB" w:eastAsia="en-GB"/>
              </w:rPr>
              <w:t>3</w:t>
            </w:r>
            <w:r w:rsidR="001F567B" w:rsidRPr="00FF7044">
              <w:rPr>
                <w:rFonts w:ascii="Calibri" w:eastAsia="Times New Roman" w:hAnsi="Calibri" w:cs="Calibri"/>
                <w:kern w:val="24"/>
                <w:lang w:val="en-GB" w:eastAsia="en-GB"/>
              </w:rPr>
              <w:t>8.4</w:t>
            </w:r>
            <w:r w:rsidRPr="00FF7044">
              <w:rPr>
                <w:rFonts w:ascii="Calibri" w:eastAsia="Times New Roman" w:hAnsi="Calibri" w:cs="Calibri"/>
                <w:kern w:val="24"/>
                <w:lang w:val="en-GB" w:eastAsia="en-GB"/>
              </w:rPr>
              <w:t xml:space="preserve"> %)</w:t>
            </w:r>
          </w:p>
        </w:tc>
      </w:tr>
      <w:tr w:rsidR="008B791A" w:rsidRPr="00FF7044" w14:paraId="09C4025E" w14:textId="77777777" w:rsidTr="00BC78BE">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3454D6B6" w14:textId="69848EB7"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 xml:space="preserve">RUV of </w:t>
            </w:r>
            <w:proofErr w:type="spellStart"/>
            <w:r w:rsidRPr="00FF7044">
              <w:rPr>
                <w:rFonts w:ascii="Calibri" w:eastAsia="Times New Roman" w:hAnsi="Calibri" w:cs="Calibri"/>
                <w:color w:val="000000"/>
                <w:kern w:val="24"/>
                <w:lang w:val="en-GB" w:eastAsia="en-GB"/>
              </w:rPr>
              <w:t>desRIF</w:t>
            </w:r>
            <w:proofErr w:type="spellEnd"/>
          </w:p>
        </w:tc>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35BDDE8E" w14:textId="77777777" w:rsidR="008B791A" w:rsidRPr="00FF7044" w:rsidRDefault="008B791A"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500FD0A4" w14:textId="5330EE89" w:rsidR="008B791A" w:rsidRPr="00FF7044" w:rsidRDefault="008B791A" w:rsidP="00BF0778">
            <w:pPr>
              <w:spacing w:after="0" w:line="240" w:lineRule="auto"/>
              <w:rPr>
                <w:rFonts w:ascii="Calibri" w:eastAsia="Times New Roman" w:hAnsi="Calibri" w:cs="Calibri"/>
                <w:kern w:val="24"/>
                <w:lang w:val="en-GB" w:eastAsia="en-GB"/>
              </w:rPr>
            </w:pPr>
            <w:r w:rsidRPr="00FF7044">
              <w:rPr>
                <w:rFonts w:ascii="Calibri" w:eastAsia="Times New Roman" w:hAnsi="Calibri" w:cs="Calibri"/>
                <w:kern w:val="24"/>
                <w:lang w:val="en-GB" w:eastAsia="en-GB"/>
              </w:rPr>
              <w:t>34.</w:t>
            </w:r>
            <w:r w:rsidR="004C3121" w:rsidRPr="00FF7044">
              <w:rPr>
                <w:rFonts w:ascii="Calibri" w:eastAsia="Times New Roman" w:hAnsi="Calibri" w:cs="Calibri"/>
                <w:kern w:val="24"/>
                <w:lang w:val="en-GB" w:eastAsia="en-GB"/>
              </w:rPr>
              <w:t>1</w:t>
            </w:r>
            <w:r w:rsidRPr="00FF7044">
              <w:rPr>
                <w:rFonts w:ascii="Calibri" w:eastAsia="Times New Roman" w:hAnsi="Calibri" w:cs="Calibri"/>
                <w:kern w:val="24"/>
                <w:lang w:val="en-GB" w:eastAsia="en-GB"/>
              </w:rPr>
              <w:t xml:space="preserve"> % (28.</w:t>
            </w:r>
            <w:r w:rsidR="001F567B" w:rsidRPr="00FF7044">
              <w:rPr>
                <w:rFonts w:ascii="Calibri" w:eastAsia="Times New Roman" w:hAnsi="Calibri" w:cs="Calibri"/>
                <w:kern w:val="24"/>
                <w:lang w:val="en-GB" w:eastAsia="en-GB"/>
              </w:rPr>
              <w:t>4</w:t>
            </w:r>
            <w:r w:rsidRPr="00FF7044">
              <w:rPr>
                <w:rFonts w:ascii="Calibri" w:eastAsia="Times New Roman" w:hAnsi="Calibri" w:cs="Calibri"/>
                <w:kern w:val="24"/>
                <w:lang w:val="en-GB" w:eastAsia="en-GB"/>
              </w:rPr>
              <w:t xml:space="preserve"> %)</w:t>
            </w:r>
          </w:p>
        </w:tc>
      </w:tr>
      <w:tr w:rsidR="008B791A" w:rsidRPr="00FF7044" w14:paraId="14A3C669" w14:textId="77777777" w:rsidTr="00BC78BE">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3F9B7B02" w14:textId="57D8E24A" w:rsidR="008B791A" w:rsidRPr="00FF7044" w:rsidRDefault="008B79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Residual error</w:t>
            </w:r>
            <w:r w:rsidR="00315CC9" w:rsidRPr="00FF7044">
              <w:rPr>
                <w:rFonts w:ascii="Calibri" w:eastAsia="Times New Roman" w:hAnsi="Calibri" w:cs="Calibri"/>
                <w:color w:val="000000"/>
                <w:kern w:val="24"/>
                <w:lang w:val="en-GB" w:eastAsia="en-GB"/>
              </w:rPr>
              <w:t xml:space="preserve"> (</w:t>
            </w:r>
            <w:r w:rsidR="00315CC9" w:rsidRPr="00FF7044">
              <w:rPr>
                <w:rFonts w:ascii="Symbol" w:eastAsia="Times New Roman" w:hAnsi="Symbol" w:cs="Calibri"/>
                <w:color w:val="000000"/>
                <w:kern w:val="24"/>
                <w:lang w:val="en-GB" w:eastAsia="en-GB"/>
              </w:rPr>
              <w:t>e</w:t>
            </w:r>
            <w:r w:rsidR="00315CC9" w:rsidRPr="00FF7044">
              <w:rPr>
                <w:rFonts w:ascii="Calibri" w:eastAsia="Times New Roman" w:hAnsi="Calibri" w:cs="Calibri"/>
                <w:color w:val="000000"/>
                <w:kern w:val="24"/>
                <w:lang w:val="en-GB" w:eastAsia="en-GB"/>
              </w:rPr>
              <w:t>)</w:t>
            </w:r>
          </w:p>
        </w:tc>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4ACAD1AB" w14:textId="77777777" w:rsidR="008B791A" w:rsidRPr="00FF7044" w:rsidRDefault="008B791A" w:rsidP="00BF0778">
            <w:pPr>
              <w:spacing w:after="0" w:line="240" w:lineRule="auto"/>
              <w:rPr>
                <w:rFonts w:ascii="Arial" w:eastAsia="Times New Roman" w:hAnsi="Arial" w:cs="Arial"/>
                <w:lang w:val="en-GB" w:eastAsia="en-GB"/>
              </w:rPr>
            </w:pPr>
          </w:p>
        </w:tc>
        <w:tc>
          <w:tcPr>
            <w:tcW w:w="2410"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61DA7412" w14:textId="4F11A491" w:rsidR="008B791A" w:rsidRPr="00FF7044" w:rsidRDefault="008B791A" w:rsidP="00BF0778">
            <w:pPr>
              <w:spacing w:after="0" w:line="240" w:lineRule="auto"/>
              <w:rPr>
                <w:rFonts w:ascii="Arial" w:eastAsia="Times New Roman" w:hAnsi="Arial" w:cs="Arial"/>
                <w:lang w:val="en-GB" w:eastAsia="en-GB"/>
              </w:rPr>
            </w:pPr>
            <w:r w:rsidRPr="00FF7044">
              <w:rPr>
                <w:rFonts w:ascii="Symbol" w:eastAsia="Times New Roman" w:hAnsi="Symbol" w:cs="Calibri"/>
                <w:color w:val="000000"/>
                <w:kern w:val="24"/>
                <w:lang w:val="en-GB" w:eastAsia="en-GB"/>
              </w:rPr>
              <w:t>s</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8B791A" w:rsidRPr="00FF7044" w14:paraId="4745AB60" w14:textId="77777777" w:rsidTr="00BC78BE">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9FF64E3" w14:textId="1333B7FC" w:rsidR="008B791A" w:rsidRPr="00FF7044" w:rsidRDefault="008B79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proportional</w:t>
            </w:r>
          </w:p>
        </w:tc>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5CE41E5" w14:textId="77777777" w:rsidR="008B791A" w:rsidRPr="00FF7044" w:rsidRDefault="008B791A" w:rsidP="00BF0778">
            <w:pPr>
              <w:spacing w:after="0" w:line="240" w:lineRule="auto"/>
              <w:rPr>
                <w:rFonts w:ascii="Arial" w:eastAsia="Times New Roman" w:hAnsi="Arial" w:cs="Arial"/>
                <w:lang w:val="en-GB" w:eastAsia="en-GB"/>
              </w:rPr>
            </w:pPr>
          </w:p>
        </w:tc>
        <w:tc>
          <w:tcPr>
            <w:tcW w:w="241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4C2911B" w14:textId="7039BD01" w:rsidR="008B791A" w:rsidRPr="00FF7044" w:rsidRDefault="008B79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43.5 % (8.</w:t>
            </w:r>
            <w:r w:rsidR="00642098" w:rsidRPr="00FF7044">
              <w:rPr>
                <w:rFonts w:ascii="Calibri" w:eastAsia="Times New Roman" w:hAnsi="Calibri" w:cs="Calibri"/>
                <w:color w:val="000000"/>
                <w:kern w:val="24"/>
                <w:lang w:val="en-GB" w:eastAsia="en-GB"/>
              </w:rPr>
              <w:t>5</w:t>
            </w:r>
            <w:r w:rsidRPr="00FF7044">
              <w:rPr>
                <w:rFonts w:ascii="Calibri" w:eastAsia="Times New Roman" w:hAnsi="Calibri" w:cs="Calibri"/>
                <w:color w:val="000000"/>
                <w:kern w:val="24"/>
                <w:lang w:val="en-GB" w:eastAsia="en-GB"/>
              </w:rPr>
              <w:t xml:space="preserve"> %)</w:t>
            </w:r>
          </w:p>
        </w:tc>
      </w:tr>
      <w:tr w:rsidR="008B791A" w:rsidRPr="00FF7044" w14:paraId="11377225" w14:textId="77777777" w:rsidTr="00BC78BE">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9C18F15" w14:textId="77777777" w:rsidR="008B791A" w:rsidRPr="00FF7044" w:rsidRDefault="008B79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additive</w:t>
            </w:r>
          </w:p>
          <w:p w14:paraId="56CC514C" w14:textId="019AEEE0"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757BF20" w14:textId="77777777" w:rsidR="008B791A" w:rsidRPr="00FF7044" w:rsidRDefault="008B791A"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C4C2BC0" w14:textId="3A92136E"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1.85E-5 (3</w:t>
            </w:r>
            <w:r w:rsidR="00642098" w:rsidRPr="00FF7044">
              <w:rPr>
                <w:rFonts w:ascii="Calibri" w:eastAsia="Times New Roman" w:hAnsi="Calibri" w:cs="Calibri"/>
                <w:color w:val="000000"/>
                <w:kern w:val="24"/>
                <w:lang w:val="en-GB" w:eastAsia="en-GB"/>
              </w:rPr>
              <w:t>9.2</w:t>
            </w:r>
            <w:r w:rsidRPr="00FF7044">
              <w:rPr>
                <w:rFonts w:ascii="Calibri" w:eastAsia="Times New Roman" w:hAnsi="Calibri" w:cs="Calibri"/>
                <w:color w:val="000000"/>
                <w:kern w:val="24"/>
                <w:lang w:val="en-GB" w:eastAsia="en-GB"/>
              </w:rPr>
              <w:t xml:space="preserve"> %)</w:t>
            </w:r>
          </w:p>
        </w:tc>
      </w:tr>
      <w:tr w:rsidR="008B791A" w:rsidRPr="00FF7044" w14:paraId="028C470D" w14:textId="77777777" w:rsidTr="00BC78BE">
        <w:tc>
          <w:tcPr>
            <w:tcW w:w="2268" w:type="dxa"/>
            <w:tcBorders>
              <w:top w:val="nil"/>
              <w:left w:val="nil"/>
              <w:right w:val="nil"/>
            </w:tcBorders>
            <w:shd w:val="clear" w:color="auto" w:fill="auto"/>
            <w:tcMar>
              <w:top w:w="72" w:type="dxa"/>
              <w:left w:w="144" w:type="dxa"/>
              <w:bottom w:w="72" w:type="dxa"/>
              <w:right w:w="144" w:type="dxa"/>
            </w:tcMar>
            <w:vAlign w:val="center"/>
          </w:tcPr>
          <w:p w14:paraId="17229FA1" w14:textId="55F3651A" w:rsidR="008B791A" w:rsidRPr="00FF7044" w:rsidRDefault="008B791A" w:rsidP="00BF0778">
            <w:pPr>
              <w:spacing w:after="0" w:line="240" w:lineRule="auto"/>
              <w:rPr>
                <w:rFonts w:ascii="Calibri" w:eastAsia="Times New Roman" w:hAnsi="Calibri" w:cs="Calibri"/>
                <w:color w:val="000000"/>
                <w:kern w:val="24"/>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proportional</w:t>
            </w:r>
          </w:p>
        </w:tc>
        <w:tc>
          <w:tcPr>
            <w:tcW w:w="2268" w:type="dxa"/>
            <w:tcBorders>
              <w:top w:val="nil"/>
              <w:left w:val="nil"/>
              <w:right w:val="nil"/>
            </w:tcBorders>
            <w:shd w:val="clear" w:color="auto" w:fill="auto"/>
            <w:tcMar>
              <w:top w:w="72" w:type="dxa"/>
              <w:left w:w="144" w:type="dxa"/>
              <w:bottom w:w="72" w:type="dxa"/>
              <w:right w:w="144" w:type="dxa"/>
            </w:tcMar>
            <w:vAlign w:val="center"/>
          </w:tcPr>
          <w:p w14:paraId="2652A115" w14:textId="77777777" w:rsidR="008B791A" w:rsidRPr="00FF7044" w:rsidRDefault="008B791A"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nil"/>
              <w:right w:val="nil"/>
            </w:tcBorders>
            <w:shd w:val="clear" w:color="auto" w:fill="auto"/>
            <w:tcMar>
              <w:top w:w="72" w:type="dxa"/>
              <w:left w:w="144" w:type="dxa"/>
              <w:bottom w:w="72" w:type="dxa"/>
              <w:right w:w="144" w:type="dxa"/>
            </w:tcMar>
            <w:vAlign w:val="center"/>
          </w:tcPr>
          <w:p w14:paraId="4AFA61F1" w14:textId="77ADB59B"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34.5 % (10.1 %)</w:t>
            </w:r>
          </w:p>
        </w:tc>
      </w:tr>
      <w:tr w:rsidR="008B791A" w:rsidRPr="00FF7044" w14:paraId="5981F5CB" w14:textId="77777777" w:rsidTr="00BC78BE">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1A5991C9" w14:textId="77777777" w:rsidR="008B791A" w:rsidRPr="00FF7044" w:rsidRDefault="008B791A"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additive</w:t>
            </w:r>
          </w:p>
          <w:p w14:paraId="25B0822B" w14:textId="793A8F9A"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7F7E7B0B" w14:textId="77777777" w:rsidR="008B791A" w:rsidRPr="00FF7044" w:rsidRDefault="008B791A"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32434384" w14:textId="4F016EF9" w:rsidR="008B791A" w:rsidRPr="00FF7044" w:rsidRDefault="008B791A"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3.21E-6 (15.</w:t>
            </w:r>
            <w:r w:rsidR="00642098" w:rsidRPr="00FF7044">
              <w:rPr>
                <w:rFonts w:ascii="Calibri" w:eastAsia="Times New Roman" w:hAnsi="Calibri" w:cs="Calibri"/>
                <w:color w:val="000000"/>
                <w:kern w:val="24"/>
                <w:lang w:val="en-GB" w:eastAsia="en-GB"/>
              </w:rPr>
              <w:t>7</w:t>
            </w:r>
            <w:r w:rsidRPr="00FF7044">
              <w:rPr>
                <w:rFonts w:ascii="Calibri" w:eastAsia="Times New Roman" w:hAnsi="Calibri" w:cs="Calibri"/>
                <w:color w:val="000000"/>
                <w:kern w:val="24"/>
                <w:lang w:val="en-GB" w:eastAsia="en-GB"/>
              </w:rPr>
              <w:t xml:space="preserve"> %)</w:t>
            </w:r>
          </w:p>
        </w:tc>
      </w:tr>
    </w:tbl>
    <w:tbl>
      <w:tblPr>
        <w:tblStyle w:val="Tabelacomgrade"/>
        <w:tblW w:w="9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5216"/>
      </w:tblGrid>
      <w:tr w:rsidR="009E6D04" w:rsidRPr="00FF7044" w14:paraId="26014FA9" w14:textId="77777777" w:rsidTr="00E33180">
        <w:trPr>
          <w:trHeight w:val="578"/>
        </w:trPr>
        <w:tc>
          <w:tcPr>
            <w:tcW w:w="4309" w:type="dxa"/>
            <w:vAlign w:val="center"/>
          </w:tcPr>
          <w:p w14:paraId="55786957" w14:textId="7A777734" w:rsidR="009E6D04" w:rsidRPr="00FF7044" w:rsidRDefault="009E6D04" w:rsidP="00E33180">
            <w:pPr>
              <w:rPr>
                <w:rFonts w:ascii="Calibri" w:eastAsia="Calibri" w:hAnsi="Calibri" w:cs="Calibri"/>
                <w:color w:val="000000" w:themeColor="text1"/>
                <w:sz w:val="20"/>
                <w:szCs w:val="20"/>
                <w:lang w:val="en-GB"/>
              </w:rPr>
            </w:pPr>
            <w:r w:rsidRPr="00FF7044">
              <w:rPr>
                <w:rFonts w:ascii="Calibri" w:eastAsia="Calibri" w:hAnsi="Calibri" w:cs="Calibri"/>
                <w:color w:val="000000" w:themeColor="text1"/>
                <w:sz w:val="20"/>
                <w:szCs w:val="20"/>
                <w:lang w:val="en-GB"/>
              </w:rPr>
              <w:t xml:space="preserve">Ka = </w:t>
            </w:r>
            <w:proofErr w:type="spellStart"/>
            <w:r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Pr="00FF7044">
              <w:rPr>
                <w:rFonts w:ascii="Calibri" w:eastAsia="Calibri" w:hAnsi="Calibri" w:cs="Calibri"/>
                <w:color w:val="000000" w:themeColor="text1"/>
                <w:sz w:val="20"/>
                <w:szCs w:val="20"/>
                <w:lang w:val="en-GB"/>
              </w:rPr>
              <w:t xml:space="preserve"> = (nn+1)/MTT</w:t>
            </w:r>
          </w:p>
        </w:tc>
        <w:tc>
          <w:tcPr>
            <w:tcW w:w="5216" w:type="dxa"/>
            <w:vAlign w:val="center"/>
          </w:tcPr>
          <w:p w14:paraId="076E1AA8" w14:textId="1AE20E64" w:rsidR="009E6D04"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Cs/>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e>
                  <m:sup>
                    <m:r>
                      <m:rPr>
                        <m:sty m:val="p"/>
                      </m:rPr>
                      <w:rPr>
                        <w:rFonts w:ascii="Cambria Math" w:eastAsia="Calibri" w:hAnsi="Cambria Math" w:cs="Calibri"/>
                        <w:color w:val="000000" w:themeColor="text1"/>
                        <w:sz w:val="20"/>
                        <w:szCs w:val="20"/>
                        <w:lang w:val="en-GB"/>
                      </w:rPr>
                      <m:t>0.75</m:t>
                    </m:r>
                  </m:sup>
                </m:sSup>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9E6D04" w:rsidRPr="00FF7044" w14:paraId="387B806F" w14:textId="77777777" w:rsidTr="00E33180">
        <w:trPr>
          <w:trHeight w:val="578"/>
        </w:trPr>
        <w:tc>
          <w:tcPr>
            <w:tcW w:w="4309" w:type="dxa"/>
            <w:vAlign w:val="center"/>
          </w:tcPr>
          <w:p w14:paraId="1B59DBD1" w14:textId="05D0FB70" w:rsidR="009E6D04"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e>
                  <m:sup>
                    <m:r>
                      <w:rPr>
                        <w:rFonts w:ascii="Cambria Math" w:eastAsia="Calibri" w:hAnsi="Cambria Math" w:cs="Calibri"/>
                        <w:color w:val="000000" w:themeColor="text1"/>
                        <w:sz w:val="20"/>
                        <w:szCs w:val="20"/>
                        <w:lang w:val="en-GB"/>
                      </w:rPr>
                      <m:t>0.75</m:t>
                    </m:r>
                  </m:sup>
                </m:sSup>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61529719" w14:textId="2E35A32D" w:rsidR="009E6D04"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9E6D04" w:rsidRPr="00FF7044" w14:paraId="25733113" w14:textId="77777777" w:rsidTr="00E33180">
        <w:trPr>
          <w:trHeight w:val="578"/>
        </w:trPr>
        <w:tc>
          <w:tcPr>
            <w:tcW w:w="4309" w:type="dxa"/>
            <w:vAlign w:val="center"/>
          </w:tcPr>
          <w:p w14:paraId="74FB00CE" w14:textId="55C2DFC3" w:rsidR="009E6D04"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5C5AE0E9" w14:textId="77777777" w:rsidR="009E6D04" w:rsidRPr="00FF7044" w:rsidRDefault="009E6D04" w:rsidP="00E33180">
            <w:pPr>
              <w:rPr>
                <w:rFonts w:eastAsia="Calibri" w:cstheme="minorHAnsi"/>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F=Frel∙</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r>
      <w:tr w:rsidR="009E6D04" w:rsidRPr="00FF7044" w14:paraId="12367417" w14:textId="77777777" w:rsidTr="00E33180">
        <w:trPr>
          <w:trHeight w:val="578"/>
        </w:trPr>
        <w:tc>
          <w:tcPr>
            <w:tcW w:w="4309" w:type="dxa"/>
            <w:vAlign w:val="center"/>
          </w:tcPr>
          <w:p w14:paraId="4F2E64FE" w14:textId="1A738994" w:rsidR="009E6D04" w:rsidRPr="00FF7044" w:rsidRDefault="000D2C92" w:rsidP="00E33180">
            <w:pPr>
              <w:rPr>
                <w:rFonts w:ascii="Calibri" w:eastAsia="Calibri" w:hAnsi="Calibri" w:cs="Calibri"/>
                <w:iCs/>
                <w:color w:val="000000" w:themeColor="text1"/>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Fm=1∙</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c>
          <w:tcPr>
            <w:tcW w:w="5216" w:type="dxa"/>
            <w:vAlign w:val="center"/>
          </w:tcPr>
          <w:p w14:paraId="41E53BDD" w14:textId="77777777" w:rsidR="009E6D04" w:rsidRPr="00FF7044" w:rsidRDefault="009E6D04" w:rsidP="00E33180">
            <w:pPr>
              <w:rPr>
                <w:rFonts w:ascii="Calibri" w:eastAsia="Calibri" w:hAnsi="Calibri" w:cs="Calibri"/>
                <w:color w:val="000000" w:themeColor="text1"/>
                <w:sz w:val="20"/>
                <w:szCs w:val="20"/>
                <w:lang w:val="en-GB"/>
              </w:rPr>
            </w:pPr>
          </w:p>
        </w:tc>
      </w:tr>
    </w:tbl>
    <w:p w14:paraId="6A6D8F23" w14:textId="2DE7CB8C" w:rsidR="0076484C" w:rsidRPr="00FF7044" w:rsidRDefault="005E7261" w:rsidP="0076484C">
      <w:pPr>
        <w:spacing w:after="0" w:line="240" w:lineRule="auto"/>
        <w:jc w:val="both"/>
        <w:rPr>
          <w:rFonts w:ascii="Calibri" w:eastAsia="Calibri" w:hAnsi="Calibri" w:cs="Calibri"/>
          <w:bCs/>
          <w:color w:val="000000" w:themeColor="text1"/>
          <w:sz w:val="20"/>
          <w:szCs w:val="20"/>
          <w:lang w:val="en-GB"/>
        </w:rPr>
      </w:pPr>
      <w:r w:rsidRPr="00FF7044">
        <w:rPr>
          <w:rFonts w:eastAsia="Calibri" w:cstheme="minorHAnsi"/>
          <w:bCs/>
          <w:color w:val="000000" w:themeColor="text1"/>
          <w:sz w:val="20"/>
          <w:szCs w:val="20"/>
          <w:lang w:val="en-GB"/>
        </w:rPr>
        <w:t xml:space="preserve">WT: Weight. </w:t>
      </w:r>
      <w:r w:rsidR="0007360C" w:rsidRPr="00FF7044">
        <w:rPr>
          <w:rFonts w:ascii="Calibri" w:eastAsia="Calibri" w:hAnsi="Calibri" w:cs="Calibri"/>
          <w:sz w:val="20"/>
          <w:szCs w:val="20"/>
          <w:lang w:val="en-GB"/>
        </w:rPr>
        <w:t xml:space="preserve">WT median = 55.7 Kg. </w:t>
      </w:r>
      <w:r w:rsidR="0076484C" w:rsidRPr="00FF7044">
        <w:rPr>
          <w:rFonts w:ascii="Calibri" w:eastAsia="Calibri" w:hAnsi="Calibri" w:cs="Calibri"/>
          <w:sz w:val="20"/>
          <w:szCs w:val="20"/>
          <w:lang w:val="en-GB"/>
        </w:rPr>
        <w:t xml:space="preserve">RSE: residual standard error. IIV: inter-individual variability. </w:t>
      </w:r>
      <w:r w:rsidR="0076484C" w:rsidRPr="00FF7044">
        <w:rPr>
          <w:rFonts w:ascii="Calibri" w:eastAsia="Calibri" w:hAnsi="Calibri" w:cs="Calibri"/>
          <w:color w:val="000000" w:themeColor="text1"/>
          <w:sz w:val="20"/>
          <w:szCs w:val="20"/>
          <w:lang w:val="en-GB"/>
        </w:rPr>
        <w:t xml:space="preserve">MTT: mean transit time. </w:t>
      </w:r>
      <w:proofErr w:type="spellStart"/>
      <w:r w:rsidR="0076484C" w:rsidRPr="00FF7044">
        <w:rPr>
          <w:rFonts w:ascii="Calibri" w:eastAsia="Calibri" w:hAnsi="Calibri" w:cs="Calibri"/>
          <w:color w:val="000000" w:themeColor="text1"/>
          <w:sz w:val="20"/>
          <w:szCs w:val="20"/>
          <w:lang w:val="en-GB"/>
        </w:rPr>
        <w:t>nn</w:t>
      </w:r>
      <w:proofErr w:type="spellEnd"/>
      <w:r w:rsidR="0076484C" w:rsidRPr="00FF7044">
        <w:rPr>
          <w:rFonts w:ascii="Calibri" w:eastAsia="Calibri" w:hAnsi="Calibri" w:cs="Calibri"/>
          <w:color w:val="000000" w:themeColor="text1"/>
          <w:sz w:val="20"/>
          <w:szCs w:val="20"/>
          <w:lang w:val="en-GB"/>
        </w:rPr>
        <w:t xml:space="preserve">: number of absorption compartment transit. Ka: RIF absorption constant rate. </w:t>
      </w:r>
      <w:proofErr w:type="spellStart"/>
      <w:r w:rsidR="0076484C"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0076484C" w:rsidRPr="00FF7044">
        <w:rPr>
          <w:rFonts w:ascii="Calibri" w:eastAsia="Calibri" w:hAnsi="Calibri" w:cs="Calibri"/>
          <w:color w:val="000000" w:themeColor="text1"/>
          <w:sz w:val="20"/>
          <w:szCs w:val="20"/>
          <w:lang w:val="en-GB"/>
        </w:rPr>
        <w:t xml:space="preserve">: RIF transit absorption constant rate, V/F and </w:t>
      </w:r>
      <w:proofErr w:type="spellStart"/>
      <w:r w:rsidR="0076484C" w:rsidRPr="00FF7044">
        <w:rPr>
          <w:rFonts w:ascii="Calibri" w:eastAsia="Calibri" w:hAnsi="Calibri" w:cs="Calibri"/>
          <w:color w:val="000000" w:themeColor="text1"/>
          <w:sz w:val="20"/>
          <w:szCs w:val="20"/>
          <w:lang w:val="en-GB"/>
        </w:rPr>
        <w:t>Vm</w:t>
      </w:r>
      <w:proofErr w:type="spellEnd"/>
      <w:r w:rsidR="0076484C" w:rsidRPr="00FF7044">
        <w:rPr>
          <w:rFonts w:ascii="Calibri" w:eastAsia="Calibri" w:hAnsi="Calibri" w:cs="Calibri"/>
          <w:color w:val="000000" w:themeColor="text1"/>
          <w:sz w:val="20"/>
          <w:szCs w:val="20"/>
          <w:lang w:val="en-GB"/>
        </w:rPr>
        <w:t>/</w:t>
      </w:r>
      <w:proofErr w:type="spellStart"/>
      <w:r w:rsidR="0076484C" w:rsidRPr="00FF7044">
        <w:rPr>
          <w:rFonts w:ascii="Calibri" w:eastAsia="Calibri" w:hAnsi="Calibri" w:cs="Calibri"/>
          <w:color w:val="000000" w:themeColor="text1"/>
          <w:sz w:val="20"/>
          <w:szCs w:val="20"/>
          <w:lang w:val="en-GB"/>
        </w:rPr>
        <w:t>F∙Fm</w:t>
      </w:r>
      <w:proofErr w:type="spellEnd"/>
      <w:r w:rsidR="0076484C" w:rsidRPr="00FF7044">
        <w:rPr>
          <w:rFonts w:ascii="Calibri" w:eastAsia="Calibri" w:hAnsi="Calibri" w:cs="Calibri"/>
          <w:color w:val="000000" w:themeColor="text1"/>
          <w:sz w:val="20"/>
          <w:szCs w:val="20"/>
          <w:lang w:val="en-GB"/>
        </w:rPr>
        <w:t xml:space="preserve">: RIF and </w:t>
      </w:r>
      <w:proofErr w:type="spellStart"/>
      <w:r w:rsidR="0076484C" w:rsidRPr="00FF7044">
        <w:rPr>
          <w:rFonts w:ascii="Calibri" w:eastAsia="Calibri" w:hAnsi="Calibri" w:cs="Calibri"/>
          <w:color w:val="000000" w:themeColor="text1"/>
          <w:sz w:val="20"/>
          <w:szCs w:val="20"/>
          <w:lang w:val="en-GB"/>
        </w:rPr>
        <w:t>desRIF</w:t>
      </w:r>
      <w:proofErr w:type="spellEnd"/>
      <w:r w:rsidR="0076484C" w:rsidRPr="00FF7044">
        <w:rPr>
          <w:rFonts w:ascii="Calibri" w:eastAsia="Calibri" w:hAnsi="Calibri" w:cs="Calibri"/>
          <w:color w:val="000000" w:themeColor="text1"/>
          <w:sz w:val="20"/>
          <w:szCs w:val="20"/>
          <w:lang w:val="en-GB"/>
        </w:rPr>
        <w:t xml:space="preserve"> apparent volume of distribution. CL/F and </w:t>
      </w:r>
      <w:proofErr w:type="spellStart"/>
      <w:r w:rsidR="0076484C" w:rsidRPr="00FF7044">
        <w:rPr>
          <w:rFonts w:ascii="Calibri" w:eastAsia="Calibri" w:hAnsi="Calibri" w:cs="Calibri"/>
          <w:color w:val="000000" w:themeColor="text1"/>
          <w:sz w:val="20"/>
          <w:szCs w:val="20"/>
          <w:lang w:val="en-GB"/>
        </w:rPr>
        <w:t>CLm</w:t>
      </w:r>
      <w:proofErr w:type="spellEnd"/>
      <w:r w:rsidR="0076484C" w:rsidRPr="00FF7044">
        <w:rPr>
          <w:rFonts w:ascii="Calibri" w:eastAsia="Calibri" w:hAnsi="Calibri" w:cs="Calibri"/>
          <w:color w:val="000000" w:themeColor="text1"/>
          <w:sz w:val="20"/>
          <w:szCs w:val="20"/>
          <w:lang w:val="en-GB"/>
        </w:rPr>
        <w:t>/</w:t>
      </w:r>
      <w:proofErr w:type="spellStart"/>
      <w:r w:rsidR="0076484C" w:rsidRPr="00FF7044">
        <w:rPr>
          <w:rFonts w:ascii="Calibri" w:eastAsia="Calibri" w:hAnsi="Calibri" w:cs="Calibri"/>
          <w:color w:val="000000" w:themeColor="text1"/>
          <w:sz w:val="20"/>
          <w:szCs w:val="20"/>
          <w:lang w:val="en-GB"/>
        </w:rPr>
        <w:t>F∙Fm</w:t>
      </w:r>
      <w:proofErr w:type="spellEnd"/>
      <w:r w:rsidR="0076484C" w:rsidRPr="00FF7044">
        <w:rPr>
          <w:rFonts w:ascii="Calibri" w:eastAsia="Calibri" w:hAnsi="Calibri" w:cs="Calibri"/>
          <w:color w:val="000000" w:themeColor="text1"/>
          <w:sz w:val="20"/>
          <w:szCs w:val="20"/>
          <w:lang w:val="en-GB"/>
        </w:rPr>
        <w:t xml:space="preserve">: RIF and </w:t>
      </w:r>
      <w:proofErr w:type="spellStart"/>
      <w:r w:rsidR="0076484C" w:rsidRPr="00FF7044">
        <w:rPr>
          <w:rFonts w:ascii="Calibri" w:eastAsia="Calibri" w:hAnsi="Calibri" w:cs="Calibri"/>
          <w:color w:val="000000" w:themeColor="text1"/>
          <w:sz w:val="20"/>
          <w:szCs w:val="20"/>
          <w:lang w:val="en-GB"/>
        </w:rPr>
        <w:t>desRIF</w:t>
      </w:r>
      <w:proofErr w:type="spellEnd"/>
      <w:r w:rsidR="0076484C" w:rsidRPr="00FF7044">
        <w:rPr>
          <w:rFonts w:ascii="Calibri" w:eastAsia="Calibri" w:hAnsi="Calibri" w:cs="Calibri"/>
          <w:color w:val="000000" w:themeColor="text1"/>
          <w:sz w:val="20"/>
          <w:szCs w:val="20"/>
          <w:lang w:val="en-GB"/>
        </w:rPr>
        <w:t xml:space="preserve"> apparent clearance, </w:t>
      </w:r>
      <w:r w:rsidR="0076484C" w:rsidRPr="00FF7044">
        <w:rPr>
          <w:rFonts w:eastAsia="Calibri" w:cs="Calibri"/>
          <w:bCs/>
          <w:color w:val="000000" w:themeColor="text1"/>
          <w:sz w:val="20"/>
          <w:szCs w:val="20"/>
          <w:lang w:val="en-GB"/>
        </w:rPr>
        <w:t xml:space="preserve">Fm: fraction of CL/F converted into </w:t>
      </w:r>
      <w:proofErr w:type="spellStart"/>
      <w:r w:rsidR="0076484C" w:rsidRPr="00FF7044">
        <w:rPr>
          <w:rFonts w:eastAsia="Calibri" w:cs="Calibri"/>
          <w:bCs/>
          <w:color w:val="000000" w:themeColor="text1"/>
          <w:sz w:val="20"/>
          <w:szCs w:val="20"/>
          <w:lang w:val="en-GB"/>
        </w:rPr>
        <w:t>desRIF</w:t>
      </w:r>
      <w:proofErr w:type="spellEnd"/>
      <w:r w:rsidR="0076484C" w:rsidRPr="00FF7044">
        <w:rPr>
          <w:rFonts w:ascii="Calibri" w:eastAsia="Calibri" w:hAnsi="Calibri" w:cs="Calibri"/>
          <w:color w:val="000000" w:themeColor="text1"/>
          <w:sz w:val="20"/>
          <w:szCs w:val="20"/>
          <w:lang w:val="en-GB"/>
        </w:rPr>
        <w:t xml:space="preserve">, </w:t>
      </w:r>
      <w:proofErr w:type="spellStart"/>
      <w:r w:rsidR="0076484C" w:rsidRPr="00FF7044">
        <w:rPr>
          <w:rFonts w:eastAsia="Calibri" w:cstheme="minorHAnsi"/>
          <w:bCs/>
          <w:color w:val="000000" w:themeColor="text1"/>
          <w:sz w:val="20"/>
          <w:szCs w:val="20"/>
          <w:lang w:val="en-GB"/>
        </w:rPr>
        <w:t>Frel</w:t>
      </w:r>
      <w:proofErr w:type="spellEnd"/>
      <w:r w:rsidR="0076484C" w:rsidRPr="00FF7044">
        <w:rPr>
          <w:rFonts w:eastAsia="Calibri" w:cstheme="minorHAnsi"/>
          <w:bCs/>
          <w:color w:val="000000" w:themeColor="text1"/>
          <w:sz w:val="20"/>
          <w:szCs w:val="20"/>
          <w:lang w:val="en-GB"/>
        </w:rPr>
        <w:t>: relative bioavailability. RUV: residual unexplained variability</w:t>
      </w:r>
      <w:r w:rsidR="0076484C" w:rsidRPr="00FF7044">
        <w:rPr>
          <w:rFonts w:ascii="Calibri" w:eastAsia="Calibri" w:hAnsi="Calibri" w:cs="Calibri"/>
          <w:bCs/>
          <w:color w:val="000000" w:themeColor="text1"/>
          <w:sz w:val="20"/>
          <w:szCs w:val="20"/>
          <w:lang w:val="en-GB"/>
        </w:rPr>
        <w:t xml:space="preserve">. </w:t>
      </w:r>
      <w:r w:rsidR="0076484C" w:rsidRPr="00FF7044">
        <w:rPr>
          <w:rFonts w:ascii="Symbol" w:eastAsia="Calibri" w:hAnsi="Symbol" w:cs="Calibri"/>
          <w:bCs/>
          <w:color w:val="000000" w:themeColor="text1"/>
          <w:sz w:val="20"/>
          <w:szCs w:val="20"/>
          <w:lang w:val="en-GB"/>
        </w:rPr>
        <w:t>h</w:t>
      </w:r>
      <w:r w:rsidR="0076484C" w:rsidRPr="00FF7044">
        <w:rPr>
          <w:rFonts w:ascii="Calibri" w:eastAsia="Calibri" w:hAnsi="Calibri" w:cs="Calibri"/>
          <w:bCs/>
          <w:color w:val="000000" w:themeColor="text1"/>
          <w:sz w:val="20"/>
          <w:szCs w:val="20"/>
          <w:lang w:val="en-GB"/>
        </w:rPr>
        <w:t xml:space="preserve"> and </w:t>
      </w:r>
      <w:r w:rsidR="0076484C" w:rsidRPr="00FF7044">
        <w:rPr>
          <w:rFonts w:ascii="Symbol" w:eastAsia="Calibri" w:hAnsi="Symbol" w:cs="Calibri"/>
          <w:bCs/>
          <w:color w:val="000000" w:themeColor="text1"/>
          <w:sz w:val="20"/>
          <w:szCs w:val="20"/>
          <w:lang w:val="en-GB"/>
        </w:rPr>
        <w:t>e</w:t>
      </w:r>
      <w:r w:rsidR="0076484C" w:rsidRPr="00FF7044">
        <w:rPr>
          <w:rFonts w:eastAsia="Calibri" w:cstheme="minorHAnsi"/>
          <w:bCs/>
          <w:color w:val="000000" w:themeColor="text1"/>
          <w:sz w:val="20"/>
          <w:szCs w:val="20"/>
          <w:lang w:val="en-GB"/>
        </w:rPr>
        <w:t xml:space="preserve"> random variables with mean = 0 and variance </w:t>
      </w:r>
      <w:r w:rsidR="0076484C" w:rsidRPr="00FF7044">
        <w:rPr>
          <w:rFonts w:ascii="Symbol" w:eastAsia="Calibri" w:hAnsi="Symbol" w:cstheme="minorHAnsi"/>
          <w:bCs/>
          <w:color w:val="000000" w:themeColor="text1"/>
          <w:sz w:val="20"/>
          <w:szCs w:val="20"/>
          <w:lang w:val="en-GB"/>
        </w:rPr>
        <w:t>w</w:t>
      </w:r>
      <w:r w:rsidR="0076484C" w:rsidRPr="00FF7044">
        <w:rPr>
          <w:rFonts w:eastAsia="Calibri" w:cstheme="minorHAnsi"/>
          <w:bCs/>
          <w:color w:val="000000" w:themeColor="text1"/>
          <w:sz w:val="20"/>
          <w:szCs w:val="20"/>
          <w:vertAlign w:val="superscript"/>
          <w:lang w:val="en-GB"/>
        </w:rPr>
        <w:t>2</w:t>
      </w:r>
      <w:r w:rsidR="0076484C" w:rsidRPr="00FF7044">
        <w:rPr>
          <w:rFonts w:eastAsia="Calibri" w:cstheme="minorHAnsi"/>
          <w:bCs/>
          <w:color w:val="000000" w:themeColor="text1"/>
          <w:sz w:val="20"/>
          <w:szCs w:val="20"/>
          <w:lang w:val="en-GB"/>
        </w:rPr>
        <w:t xml:space="preserve"> and </w:t>
      </w:r>
      <w:r w:rsidR="0076484C" w:rsidRPr="00FF7044">
        <w:rPr>
          <w:rFonts w:ascii="Symbol" w:eastAsia="Calibri" w:hAnsi="Symbol" w:cs="Calibri"/>
          <w:bCs/>
          <w:color w:val="000000" w:themeColor="text1"/>
          <w:sz w:val="20"/>
          <w:szCs w:val="20"/>
          <w:lang w:val="en-GB"/>
        </w:rPr>
        <w:t>s</w:t>
      </w:r>
      <w:r w:rsidR="0076484C" w:rsidRPr="00FF7044">
        <w:rPr>
          <w:rFonts w:eastAsia="Calibri" w:cstheme="minorHAnsi"/>
          <w:bCs/>
          <w:color w:val="000000" w:themeColor="text1"/>
          <w:sz w:val="20"/>
          <w:szCs w:val="20"/>
          <w:vertAlign w:val="superscript"/>
          <w:lang w:val="en-GB"/>
        </w:rPr>
        <w:t>2</w:t>
      </w:r>
      <w:r w:rsidR="0076484C" w:rsidRPr="00FF7044">
        <w:rPr>
          <w:rFonts w:eastAsia="Calibri" w:cstheme="minorHAnsi"/>
          <w:bCs/>
          <w:color w:val="000000" w:themeColor="text1"/>
          <w:sz w:val="20"/>
          <w:szCs w:val="20"/>
          <w:lang w:val="en-GB"/>
        </w:rPr>
        <w:t>.</w:t>
      </w:r>
    </w:p>
    <w:p w14:paraId="50E672CA" w14:textId="77777777" w:rsidR="001F1DF6" w:rsidRPr="00FF7044" w:rsidRDefault="001F1DF6" w:rsidP="00943024">
      <w:pPr>
        <w:jc w:val="both"/>
        <w:rPr>
          <w:color w:val="FF0000"/>
          <w:lang w:val="en-GB"/>
        </w:rPr>
        <w:sectPr w:rsidR="001F1DF6" w:rsidRPr="00FF7044" w:rsidSect="007E4C61">
          <w:pgSz w:w="11906" w:h="16838"/>
          <w:pgMar w:top="1417" w:right="1701" w:bottom="1417" w:left="1701" w:header="708" w:footer="708" w:gutter="0"/>
          <w:cols w:space="708"/>
          <w:docGrid w:linePitch="360"/>
        </w:sectPr>
      </w:pPr>
    </w:p>
    <w:p w14:paraId="2440F69F" w14:textId="5FEB3182" w:rsidR="001F1DF6" w:rsidRPr="00FF7044" w:rsidRDefault="001F1DF6" w:rsidP="0012171B">
      <w:pPr>
        <w:rPr>
          <w:rFonts w:ascii="Calibri" w:eastAsia="Calibri" w:hAnsi="Calibri" w:cs="Calibri"/>
          <w:color w:val="000000" w:themeColor="text1"/>
          <w:lang w:val="en-GB"/>
        </w:rPr>
      </w:pPr>
      <w:r w:rsidRPr="00FF7044">
        <w:rPr>
          <w:color w:val="000000" w:themeColor="text1"/>
          <w:lang w:val="en-GB"/>
        </w:rPr>
        <w:lastRenderedPageBreak/>
        <w:t xml:space="preserve">Table </w:t>
      </w:r>
      <w:r w:rsidR="009C6F35" w:rsidRPr="00FF7044">
        <w:rPr>
          <w:color w:val="000000" w:themeColor="text1"/>
          <w:lang w:val="en-GB"/>
        </w:rPr>
        <w:t>S</w:t>
      </w:r>
      <w:r w:rsidR="0037211C" w:rsidRPr="00FF7044">
        <w:rPr>
          <w:color w:val="000000" w:themeColor="text1"/>
          <w:lang w:val="en-GB"/>
        </w:rPr>
        <w:t>4</w:t>
      </w:r>
      <w:r w:rsidRPr="00FF7044">
        <w:rPr>
          <w:rFonts w:ascii="Calibri" w:eastAsia="Calibri" w:hAnsi="Calibri" w:cs="Calibri"/>
          <w:color w:val="000000" w:themeColor="text1"/>
          <w:lang w:val="en-GB"/>
        </w:rPr>
        <w:t>: Pharmacokinetics parameters of the rifampicin (RIF) and 25-O-desacetil-rifampicin (</w:t>
      </w:r>
      <w:proofErr w:type="spellStart"/>
      <w:r w:rsidRPr="00FF7044">
        <w:rPr>
          <w:rFonts w:ascii="Calibri" w:eastAsia="Calibri" w:hAnsi="Calibri" w:cs="Calibri"/>
          <w:color w:val="000000" w:themeColor="text1"/>
          <w:lang w:val="en-GB"/>
        </w:rPr>
        <w:t>desRIF</w:t>
      </w:r>
      <w:proofErr w:type="spellEnd"/>
      <w:r w:rsidRPr="00FF7044">
        <w:rPr>
          <w:rFonts w:ascii="Calibri" w:eastAsia="Calibri" w:hAnsi="Calibri" w:cs="Calibri"/>
          <w:color w:val="000000" w:themeColor="text1"/>
          <w:lang w:val="en-GB"/>
        </w:rPr>
        <w:t xml:space="preserve">) model included of </w:t>
      </w:r>
      <w:r w:rsidR="0012171B" w:rsidRPr="00FF7044">
        <w:rPr>
          <w:rFonts w:ascii="Calibri" w:eastAsia="Calibri" w:hAnsi="Calibri" w:cs="Calibri"/>
          <w:lang w:val="en-GB"/>
        </w:rPr>
        <w:t>Wilkins et al. 2008</w:t>
      </w:r>
      <w:r w:rsidR="0012171B" w:rsidRPr="00FF7044">
        <w:rPr>
          <w:rFonts w:ascii="Calibri" w:eastAsia="Calibri" w:hAnsi="Calibri" w:cs="Calibri"/>
          <w:lang w:val="en-GB"/>
        </w:rPr>
        <w:fldChar w:fldCharType="begin"/>
      </w:r>
      <w:r w:rsidR="007C74C4">
        <w:rPr>
          <w:rFonts w:ascii="Calibri" w:eastAsia="Calibri" w:hAnsi="Calibri" w:cs="Calibri"/>
          <w:lang w:val="en-GB"/>
        </w:rPr>
        <w:instrText xml:space="preserve"> ADDIN ZOTERO_ITEM CSL_CITATION {"citationID":"nynL46wB","properties":{"formattedCitation":"[9]","plainCitation":"[9]","noteIndex":0},"citationItems":[{"id":1905,"uris":["http://zotero.org/users/3585549/items/XY7DZUGE"],"itemData":{"id":1905,"type":"article-journal","abstract":"This article describes the population pharmacokinetics of rifampin in South African pulmonary tuberculosis patients. Three datasets containing 2,913 rifampin plasma concentration-time data points, collected from 261 South African pulmonary tuberculosis patients aged 18 to 72 years and weighing 28.5 to 85.5 kg and receiving regular daily treatment that included administration of rifampin (450 to 600 mg) for at least 10 days, were pooled. A compartmental pharmacokinetic model was developed using nonlinear mixed-effects modeling. Variability in the shape of the absorption curve was described using a flexible transit compartment model, in which a delay in the onset of absorption and a gradually changing absorption rate were modeled as the passage of drug through a chain of hypothetical compartments, ultimately reaching the absorption compartment. A previously described implementation was extended to allow its application to multiple-dosing data. The typical population estimate of oral clearance was 19.2 liters·h−1, while the volume of distribution was estimated to be 53.2 liters. Interindividual variability was estimated to be 52.8% for clearance and 43.4% for volume of distribution. Interoccasional variability was estimated for CL/F (22.5%) and mean transit time during absorption (67.9%). The use of single-drug formulations was found to increase both the mean transit time (by 104%) and clearance (by 23.6%) relative to fixed-dose-combination use. A strong correlation between clearance and volume of distribution suggested substantial variability in bioavailability, which could have clinical implications, given the dependence of treatment effectiveness on exposure. The final model successfully described rifampin pharmacokinetics in the population studied and is suitable for simulation in this context.","container-title":"Antimicrobial Agents and Chemotherapy","DOI":"10.1128/AAC.00461-07","ISSN":"0066-4804","issue":"6","journalAbbreviation":"Antimicrob Agents Chemother","note":"PMID: 18391026\nPMCID: PMC2415769","page":"2138-2148","source":"PubMed Central","title":"Population Pharmacokinetics of Rifampin in Pulmonary Tuberculosis Patients, Including a Semimechanistic Model To Describe Variable Absorption","URL":"https://www.ncbi.nlm.nih.gov/pmc/articles/PMC2415769/","volume":"52","author":[{"family":"Wilkins","given":"Justin J."},{"family":"Savic","given":"Radojka M."},{"family":"Karlsson","given":"Mats O."},{"family":"Langdon","given":"Grant"},{"family":"McIlleron","given":"Helen"},{"family":"Pillai","given":"Goonaseelan"},{"family":"Smith","given":"Peter J."},{"family":"Simonsson","given":"Ulrika S. H."}],"accessed":{"date-parts":[["2019",3,20]]},"issued":{"date-parts":[["2008",6]]}}}],"schema":"https://github.com/citation-style-language/schema/raw/master/csl-citation.json"} </w:instrText>
      </w:r>
      <w:r w:rsidR="0012171B" w:rsidRPr="00FF7044">
        <w:rPr>
          <w:rFonts w:ascii="Calibri" w:eastAsia="Calibri" w:hAnsi="Calibri" w:cs="Calibri"/>
          <w:lang w:val="en-GB"/>
        </w:rPr>
        <w:fldChar w:fldCharType="separate"/>
      </w:r>
      <w:r w:rsidR="007C74C4" w:rsidRPr="007C74C4">
        <w:rPr>
          <w:rFonts w:ascii="Calibri" w:hAnsi="Calibri" w:cs="Calibri"/>
        </w:rPr>
        <w:t>[</w:t>
      </w:r>
      <w:r w:rsidR="00C30AC9">
        <w:rPr>
          <w:rFonts w:ascii="Calibri" w:hAnsi="Calibri" w:cs="Calibri"/>
        </w:rPr>
        <w:t>10</w:t>
      </w:r>
      <w:r w:rsidR="007C74C4" w:rsidRPr="007C74C4">
        <w:rPr>
          <w:rFonts w:ascii="Calibri" w:hAnsi="Calibri" w:cs="Calibri"/>
        </w:rPr>
        <w:t>]</w:t>
      </w:r>
      <w:r w:rsidR="0012171B" w:rsidRPr="00FF7044">
        <w:rPr>
          <w:rFonts w:ascii="Calibri" w:eastAsia="Calibri" w:hAnsi="Calibri" w:cs="Calibri"/>
          <w:lang w:val="en-GB"/>
        </w:rPr>
        <w:fldChar w:fldCharType="end"/>
      </w:r>
      <w:r w:rsidR="0012171B" w:rsidRPr="00FF7044">
        <w:rPr>
          <w:rFonts w:ascii="Calibri" w:eastAsia="Calibri" w:hAnsi="Calibri" w:cs="Calibri"/>
          <w:lang w:val="en-GB"/>
        </w:rPr>
        <w:t xml:space="preserve"> </w:t>
      </w:r>
      <w:r w:rsidRPr="00FF7044">
        <w:rPr>
          <w:lang w:val="it-IT"/>
        </w:rPr>
        <w:t>FDC</w:t>
      </w:r>
      <w:r w:rsidRPr="00FF7044">
        <w:rPr>
          <w:rFonts w:ascii="Calibri" w:eastAsia="Calibri" w:hAnsi="Calibri" w:cs="Calibri"/>
          <w:color w:val="000000" w:themeColor="text1"/>
          <w:lang w:val="en-GB"/>
        </w:rPr>
        <w:t xml:space="preserve"> PK model as prior.</w:t>
      </w:r>
    </w:p>
    <w:tbl>
      <w:tblPr>
        <w:tblW w:w="6946" w:type="dxa"/>
        <w:tblInd w:w="-10" w:type="dxa"/>
        <w:tblCellMar>
          <w:left w:w="0" w:type="dxa"/>
          <w:right w:w="0" w:type="dxa"/>
        </w:tblCellMar>
        <w:tblLook w:val="0420" w:firstRow="1" w:lastRow="0" w:firstColumn="0" w:lastColumn="0" w:noHBand="0" w:noVBand="1"/>
      </w:tblPr>
      <w:tblGrid>
        <w:gridCol w:w="2268"/>
        <w:gridCol w:w="2268"/>
        <w:gridCol w:w="2410"/>
      </w:tblGrid>
      <w:tr w:rsidR="001F1DF6" w:rsidRPr="00FF7044" w14:paraId="5F0EC11F" w14:textId="77777777" w:rsidTr="00BF0778">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6B41FFFC"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Parameters</w:t>
            </w:r>
          </w:p>
        </w:tc>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5E0658A9"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Typical value (RSE)</w:t>
            </w:r>
          </w:p>
        </w:tc>
        <w:tc>
          <w:tcPr>
            <w:tcW w:w="2410"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34843DD0"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IIV</w:t>
            </w:r>
          </w:p>
          <w:p w14:paraId="5044160D" w14:textId="38A8DB39"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 xml:space="preserve"> (RSE)</w:t>
            </w:r>
          </w:p>
        </w:tc>
      </w:tr>
      <w:tr w:rsidR="001F1DF6" w:rsidRPr="00FF7044" w14:paraId="05BD9DC5" w14:textId="77777777" w:rsidTr="00BF0778">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4139847"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CL/F (L/h)</w:t>
            </w:r>
          </w:p>
        </w:tc>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EC5C9B7" w14:textId="21260C5E" w:rsidR="001F1DF6" w:rsidRPr="00FF7044" w:rsidRDefault="00E31207"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19.2</w:t>
            </w:r>
            <w:r w:rsidR="001F1DF6" w:rsidRPr="00FF7044">
              <w:rPr>
                <w:rFonts w:ascii="Calibri" w:eastAsia="Times New Roman" w:hAnsi="Calibri" w:cs="Calibri"/>
                <w:color w:val="000000"/>
                <w:kern w:val="24"/>
                <w:lang w:val="en-GB" w:eastAsia="en-GB"/>
              </w:rPr>
              <w:t xml:space="preserve"> (0.</w:t>
            </w:r>
            <w:r w:rsidR="0022607B" w:rsidRPr="00FF7044">
              <w:rPr>
                <w:rFonts w:ascii="Calibri" w:eastAsia="Times New Roman" w:hAnsi="Calibri" w:cs="Calibri"/>
                <w:color w:val="000000"/>
                <w:kern w:val="24"/>
                <w:lang w:val="en-GB" w:eastAsia="en-GB"/>
              </w:rPr>
              <w:t>1</w:t>
            </w:r>
            <w:r w:rsidR="001F1DF6" w:rsidRPr="00FF7044">
              <w:rPr>
                <w:rFonts w:ascii="Calibri" w:eastAsia="Times New Roman" w:hAnsi="Calibri" w:cs="Calibri"/>
                <w:color w:val="000000"/>
                <w:kern w:val="24"/>
                <w:lang w:val="en-GB" w:eastAsia="en-GB"/>
              </w:rPr>
              <w:t xml:space="preserve"> %)</w:t>
            </w:r>
          </w:p>
        </w:tc>
        <w:tc>
          <w:tcPr>
            <w:tcW w:w="2410"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4D836DD" w14:textId="52F23AA1" w:rsidR="001F1DF6" w:rsidRPr="00FF7044" w:rsidRDefault="00AB0097"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w:t>
            </w:r>
            <w:r w:rsidR="00DC09CE" w:rsidRPr="00FF7044">
              <w:rPr>
                <w:rFonts w:ascii="Calibri" w:eastAsia="Times New Roman" w:hAnsi="Calibri" w:cs="Calibri"/>
                <w:color w:val="000000"/>
                <w:kern w:val="24"/>
                <w:lang w:val="en-GB" w:eastAsia="en-GB"/>
              </w:rPr>
              <w:t>8.2</w:t>
            </w:r>
            <w:r w:rsidR="001F1DF6" w:rsidRPr="00FF7044">
              <w:rPr>
                <w:rFonts w:ascii="Calibri" w:eastAsia="Times New Roman" w:hAnsi="Calibri" w:cs="Calibri"/>
                <w:color w:val="000000"/>
                <w:kern w:val="24"/>
                <w:lang w:val="en-GB" w:eastAsia="en-GB"/>
              </w:rPr>
              <w:t xml:space="preserve"> % (</w:t>
            </w:r>
            <w:r w:rsidRPr="00FF7044">
              <w:rPr>
                <w:rFonts w:ascii="Calibri" w:eastAsia="Times New Roman" w:hAnsi="Calibri" w:cs="Calibri"/>
                <w:color w:val="000000"/>
                <w:kern w:val="24"/>
                <w:lang w:val="en-GB" w:eastAsia="en-GB"/>
              </w:rPr>
              <w:t>1</w:t>
            </w:r>
            <w:r w:rsidR="00542674" w:rsidRPr="00FF7044">
              <w:rPr>
                <w:rFonts w:ascii="Calibri" w:eastAsia="Times New Roman" w:hAnsi="Calibri" w:cs="Calibri"/>
                <w:color w:val="000000"/>
                <w:kern w:val="24"/>
                <w:lang w:val="en-GB" w:eastAsia="en-GB"/>
              </w:rPr>
              <w:t>2.9</w:t>
            </w:r>
            <w:r w:rsidR="001F1DF6" w:rsidRPr="00FF7044">
              <w:rPr>
                <w:rFonts w:ascii="Calibri" w:eastAsia="Times New Roman" w:hAnsi="Calibri" w:cs="Calibri"/>
                <w:color w:val="000000"/>
                <w:kern w:val="24"/>
                <w:lang w:val="en-GB" w:eastAsia="en-GB"/>
              </w:rPr>
              <w:t xml:space="preserve"> %)</w:t>
            </w:r>
          </w:p>
        </w:tc>
      </w:tr>
      <w:tr w:rsidR="001F1DF6" w:rsidRPr="00FF7044" w14:paraId="0F988E77"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65A4E1B"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V/F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1733CD8" w14:textId="0711EF4E" w:rsidR="001F1DF6" w:rsidRPr="00FF7044" w:rsidRDefault="00233C05"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53.2</w:t>
            </w:r>
            <w:r w:rsidR="001F1DF6" w:rsidRPr="00FF7044">
              <w:rPr>
                <w:rFonts w:ascii="Calibri" w:eastAsia="Times New Roman" w:hAnsi="Calibri" w:cs="Calibri"/>
                <w:color w:val="000000"/>
                <w:kern w:val="24"/>
                <w:lang w:val="en-GB" w:eastAsia="en-GB"/>
              </w:rPr>
              <w:t xml:space="preserve"> (</w:t>
            </w:r>
            <w:r w:rsidRPr="00FF7044">
              <w:rPr>
                <w:rFonts w:ascii="Calibri" w:eastAsia="Times New Roman" w:hAnsi="Calibri" w:cs="Calibri"/>
                <w:color w:val="000000"/>
                <w:kern w:val="24"/>
                <w:lang w:val="en-GB" w:eastAsia="en-GB"/>
              </w:rPr>
              <w:t>0.1</w:t>
            </w:r>
            <w:r w:rsidR="001F1DF6"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CF21EE9" w14:textId="77777777" w:rsidR="001F1DF6" w:rsidRPr="00FF7044" w:rsidRDefault="001F1DF6" w:rsidP="00BF0778">
            <w:pPr>
              <w:spacing w:after="0" w:line="240" w:lineRule="auto"/>
              <w:rPr>
                <w:rFonts w:ascii="Arial" w:eastAsia="Times New Roman" w:hAnsi="Arial" w:cs="Arial"/>
                <w:lang w:val="en-GB" w:eastAsia="en-GB"/>
              </w:rPr>
            </w:pPr>
          </w:p>
        </w:tc>
      </w:tr>
      <w:tr w:rsidR="001F1DF6" w:rsidRPr="00FF7044" w14:paraId="4714BDED"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A9E1916"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MTT (h)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E354120" w14:textId="478A243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1.1</w:t>
            </w:r>
            <w:r w:rsidR="0097641A"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 xml:space="preserve"> (9.0 %)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C10442F" w14:textId="58BFD5BD" w:rsidR="001F1DF6" w:rsidRPr="00FF7044" w:rsidRDefault="00287C2F"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50</w:t>
            </w:r>
            <w:r w:rsidR="001F1DF6" w:rsidRPr="00FF7044">
              <w:rPr>
                <w:rFonts w:ascii="Calibri" w:eastAsia="Times New Roman" w:hAnsi="Calibri" w:cs="Calibri"/>
                <w:color w:val="000000"/>
                <w:kern w:val="24"/>
                <w:lang w:val="en-GB" w:eastAsia="en-GB"/>
              </w:rPr>
              <w:t xml:space="preserve"> % (7.</w:t>
            </w:r>
            <w:r w:rsidRPr="00FF7044">
              <w:rPr>
                <w:rFonts w:ascii="Calibri" w:eastAsia="Times New Roman" w:hAnsi="Calibri" w:cs="Calibri"/>
                <w:color w:val="000000"/>
                <w:kern w:val="24"/>
                <w:lang w:val="en-GB" w:eastAsia="en-GB"/>
              </w:rPr>
              <w:t>9</w:t>
            </w:r>
            <w:r w:rsidR="001F1DF6" w:rsidRPr="00FF7044">
              <w:rPr>
                <w:rFonts w:ascii="Calibri" w:eastAsia="Times New Roman" w:hAnsi="Calibri" w:cs="Calibri"/>
                <w:color w:val="000000"/>
                <w:kern w:val="24"/>
                <w:lang w:val="en-GB" w:eastAsia="en-GB"/>
              </w:rPr>
              <w:t xml:space="preserve"> %)</w:t>
            </w:r>
          </w:p>
        </w:tc>
      </w:tr>
      <w:tr w:rsidR="001F1DF6" w:rsidRPr="00FF7044" w14:paraId="41974B3A"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1C71ADF"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Frel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E5E9475" w14:textId="4D72242C"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w:t>
            </w:r>
            <w:r w:rsidR="004A5522" w:rsidRPr="00FF7044">
              <w:rPr>
                <w:rFonts w:ascii="Calibri" w:eastAsia="Times New Roman" w:hAnsi="Calibri" w:cs="Calibri"/>
                <w:color w:val="000000"/>
                <w:kern w:val="24"/>
                <w:lang w:val="en-GB" w:eastAsia="en-GB"/>
              </w:rPr>
              <w:t>49</w:t>
            </w:r>
            <w:r w:rsidR="00333F87" w:rsidRPr="00FF7044">
              <w:rPr>
                <w:rFonts w:ascii="Calibri" w:eastAsia="Times New Roman" w:hAnsi="Calibri" w:cs="Calibri"/>
                <w:color w:val="000000"/>
                <w:kern w:val="24"/>
                <w:lang w:val="en-GB" w:eastAsia="en-GB"/>
              </w:rPr>
              <w:t>9</w:t>
            </w:r>
            <w:r w:rsidRPr="00FF7044">
              <w:rPr>
                <w:rFonts w:ascii="Calibri" w:eastAsia="Times New Roman" w:hAnsi="Calibri" w:cs="Calibri"/>
                <w:color w:val="000000"/>
                <w:kern w:val="24"/>
                <w:lang w:val="en-GB" w:eastAsia="en-GB"/>
              </w:rPr>
              <w:t xml:space="preserve"> (</w:t>
            </w:r>
            <w:r w:rsidR="00333F87" w:rsidRPr="00FF7044">
              <w:rPr>
                <w:rFonts w:ascii="Calibri" w:eastAsia="Times New Roman" w:hAnsi="Calibri" w:cs="Calibri"/>
                <w:color w:val="000000"/>
                <w:kern w:val="24"/>
                <w:lang w:val="en-GB" w:eastAsia="en-GB"/>
              </w:rPr>
              <w:t>9.3</w:t>
            </w:r>
            <w:r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D72363C" w14:textId="51790248"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44.</w:t>
            </w:r>
            <w:r w:rsidR="00287C2F" w:rsidRPr="00FF7044">
              <w:rPr>
                <w:rFonts w:ascii="Calibri" w:eastAsia="Times New Roman" w:hAnsi="Calibri" w:cs="Calibri"/>
                <w:color w:val="000000"/>
                <w:kern w:val="24"/>
                <w:lang w:val="en-GB" w:eastAsia="en-GB"/>
              </w:rPr>
              <w:t>5</w:t>
            </w:r>
            <w:r w:rsidRPr="00FF7044">
              <w:rPr>
                <w:rFonts w:ascii="Calibri" w:eastAsia="Times New Roman" w:hAnsi="Calibri" w:cs="Calibri"/>
                <w:color w:val="000000"/>
                <w:kern w:val="24"/>
                <w:lang w:val="en-GB" w:eastAsia="en-GB"/>
              </w:rPr>
              <w:t xml:space="preserve"> % (10.</w:t>
            </w:r>
            <w:r w:rsidR="00EB6150" w:rsidRPr="00FF7044">
              <w:rPr>
                <w:rFonts w:ascii="Calibri" w:eastAsia="Times New Roman" w:hAnsi="Calibri" w:cs="Calibri"/>
                <w:color w:val="000000"/>
                <w:kern w:val="24"/>
                <w:lang w:val="en-GB" w:eastAsia="en-GB"/>
              </w:rPr>
              <w:t>6</w:t>
            </w:r>
            <w:r w:rsidRPr="00FF7044">
              <w:rPr>
                <w:rFonts w:ascii="Calibri" w:eastAsia="Times New Roman" w:hAnsi="Calibri" w:cs="Calibri"/>
                <w:color w:val="000000"/>
                <w:kern w:val="24"/>
                <w:lang w:val="en-GB" w:eastAsia="en-GB"/>
              </w:rPr>
              <w:t xml:space="preserve"> %)</w:t>
            </w:r>
          </w:p>
        </w:tc>
      </w:tr>
      <w:tr w:rsidR="001F1DF6" w:rsidRPr="00FF7044" w14:paraId="4393C2EC"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42DC915" w14:textId="77777777" w:rsidR="001F1DF6" w:rsidRPr="00FF7044" w:rsidRDefault="001F1DF6"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nn</w:t>
            </w:r>
            <w:proofErr w:type="spellEnd"/>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B8822BD"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0A98D05" w14:textId="77777777" w:rsidR="001F1DF6" w:rsidRPr="00FF7044" w:rsidRDefault="001F1DF6" w:rsidP="00BF0778">
            <w:pPr>
              <w:spacing w:after="0" w:line="240" w:lineRule="auto"/>
              <w:rPr>
                <w:rFonts w:ascii="Arial" w:eastAsia="Times New Roman" w:hAnsi="Arial" w:cs="Arial"/>
                <w:lang w:val="en-GB" w:eastAsia="en-GB"/>
              </w:rPr>
            </w:pPr>
          </w:p>
        </w:tc>
      </w:tr>
      <w:tr w:rsidR="001F1DF6" w:rsidRPr="00FF7044" w14:paraId="3ED4365E"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6A9A3DD"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5001DBF"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081CE4C" w14:textId="58FAE745" w:rsidR="001F1DF6" w:rsidRPr="00FF7044" w:rsidRDefault="00F20F1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w:t>
            </w:r>
            <w:r w:rsidR="00542674" w:rsidRPr="00FF7044">
              <w:rPr>
                <w:rFonts w:ascii="Calibri" w:eastAsia="Times New Roman" w:hAnsi="Calibri" w:cs="Calibri"/>
                <w:color w:val="000000"/>
                <w:kern w:val="24"/>
                <w:lang w:val="en-GB" w:eastAsia="en-GB"/>
              </w:rPr>
              <w:t>8.7</w:t>
            </w:r>
            <w:r w:rsidR="001F1DF6" w:rsidRPr="00FF7044">
              <w:rPr>
                <w:rFonts w:ascii="Calibri" w:eastAsia="Times New Roman" w:hAnsi="Calibri" w:cs="Calibri"/>
                <w:color w:val="000000"/>
                <w:kern w:val="24"/>
                <w:lang w:val="en-GB" w:eastAsia="en-GB"/>
              </w:rPr>
              <w:t xml:space="preserve"> % (</w:t>
            </w:r>
            <w:r w:rsidR="00542674" w:rsidRPr="00FF7044">
              <w:rPr>
                <w:rFonts w:ascii="Calibri" w:eastAsia="Times New Roman" w:hAnsi="Calibri" w:cs="Calibri"/>
                <w:color w:val="000000"/>
                <w:kern w:val="24"/>
                <w:lang w:val="en-GB" w:eastAsia="en-GB"/>
              </w:rPr>
              <w:t>17.1</w:t>
            </w:r>
            <w:r w:rsidR="001F1DF6" w:rsidRPr="00FF7044">
              <w:rPr>
                <w:rFonts w:ascii="Calibri" w:eastAsia="Times New Roman" w:hAnsi="Calibri" w:cs="Calibri"/>
                <w:color w:val="000000"/>
                <w:kern w:val="24"/>
                <w:lang w:val="en-GB" w:eastAsia="en-GB"/>
              </w:rPr>
              <w:t xml:space="preserve"> %)</w:t>
            </w:r>
          </w:p>
        </w:tc>
      </w:tr>
      <w:tr w:rsidR="001F1DF6" w:rsidRPr="00FF7044" w14:paraId="433FCEBD"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E367841" w14:textId="77777777" w:rsidR="001F1DF6" w:rsidRPr="00FF7044" w:rsidRDefault="001F1DF6"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CLm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AB05A16" w14:textId="3AD882AE" w:rsidR="001F1DF6" w:rsidRPr="00FF7044" w:rsidRDefault="009764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201</w:t>
            </w:r>
            <w:r w:rsidR="001F1DF6" w:rsidRPr="00FF7044">
              <w:rPr>
                <w:rFonts w:ascii="Calibri" w:eastAsia="Times New Roman" w:hAnsi="Calibri" w:cs="Calibri"/>
                <w:color w:val="000000"/>
                <w:kern w:val="24"/>
                <w:lang w:val="en-GB" w:eastAsia="en-GB"/>
              </w:rPr>
              <w:t xml:space="preserve"> (5.</w:t>
            </w:r>
            <w:r w:rsidRPr="00FF7044">
              <w:rPr>
                <w:rFonts w:ascii="Calibri" w:eastAsia="Times New Roman" w:hAnsi="Calibri" w:cs="Calibri"/>
                <w:color w:val="000000"/>
                <w:kern w:val="24"/>
                <w:lang w:val="en-GB" w:eastAsia="en-GB"/>
              </w:rPr>
              <w:t>8</w:t>
            </w:r>
            <w:r w:rsidR="001F1DF6"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A7CDD3B" w14:textId="3389E8BE" w:rsidR="001F1DF6" w:rsidRPr="00FF7044" w:rsidRDefault="001F1DF6" w:rsidP="00BF0778">
            <w:pPr>
              <w:spacing w:after="0" w:line="240" w:lineRule="auto"/>
              <w:rPr>
                <w:rFonts w:ascii="Arial" w:eastAsia="Times New Roman" w:hAnsi="Arial" w:cs="Arial"/>
                <w:lang w:val="en-GB" w:eastAsia="en-GB"/>
              </w:rPr>
            </w:pPr>
          </w:p>
        </w:tc>
      </w:tr>
      <w:tr w:rsidR="001F1DF6" w:rsidRPr="00FF7044" w14:paraId="35F91977"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1EB0C3E" w14:textId="77777777" w:rsidR="001F1DF6" w:rsidRPr="00FF7044" w:rsidRDefault="001F1DF6"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Vm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141695C" w14:textId="543AD9DC" w:rsidR="001F1DF6" w:rsidRPr="00FF7044" w:rsidRDefault="0097641A"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124</w:t>
            </w:r>
            <w:r w:rsidR="001F1DF6" w:rsidRPr="00FF7044">
              <w:rPr>
                <w:rFonts w:ascii="Calibri" w:eastAsia="Times New Roman" w:hAnsi="Calibri" w:cs="Calibri"/>
                <w:color w:val="000000"/>
                <w:kern w:val="24"/>
                <w:lang w:val="en-GB" w:eastAsia="en-GB"/>
              </w:rPr>
              <w:t xml:space="preserve"> (12.</w:t>
            </w:r>
            <w:r w:rsidRPr="00FF7044">
              <w:rPr>
                <w:rFonts w:ascii="Calibri" w:eastAsia="Times New Roman" w:hAnsi="Calibri" w:cs="Calibri"/>
                <w:color w:val="000000"/>
                <w:kern w:val="24"/>
                <w:lang w:val="en-GB" w:eastAsia="en-GB"/>
              </w:rPr>
              <w:t>6</w:t>
            </w:r>
            <w:r w:rsidR="001F1DF6"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573C92A" w14:textId="37C3C851"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 xml:space="preserve">58.1 % </w:t>
            </w:r>
            <w:r w:rsidR="00005BDD" w:rsidRPr="00FF7044">
              <w:rPr>
                <w:rFonts w:ascii="Calibri" w:eastAsia="Times New Roman" w:hAnsi="Calibri" w:cs="Calibri"/>
                <w:color w:val="000000"/>
                <w:kern w:val="24"/>
                <w:lang w:val="en-GB" w:eastAsia="en-GB"/>
              </w:rPr>
              <w:t>(21.</w:t>
            </w:r>
            <w:r w:rsidR="003F3459" w:rsidRPr="00FF7044">
              <w:rPr>
                <w:rFonts w:ascii="Calibri" w:eastAsia="Times New Roman" w:hAnsi="Calibri" w:cs="Calibri"/>
                <w:color w:val="000000"/>
                <w:kern w:val="24"/>
                <w:lang w:val="en-GB" w:eastAsia="en-GB"/>
              </w:rPr>
              <w:t>7</w:t>
            </w:r>
            <w:r w:rsidRPr="00FF7044">
              <w:rPr>
                <w:rFonts w:ascii="Calibri" w:eastAsia="Times New Roman" w:hAnsi="Calibri" w:cs="Calibri"/>
                <w:color w:val="000000"/>
                <w:kern w:val="24"/>
                <w:lang w:val="en-GB" w:eastAsia="en-GB"/>
              </w:rPr>
              <w:t xml:space="preserve"> %)</w:t>
            </w:r>
          </w:p>
        </w:tc>
      </w:tr>
      <w:tr w:rsidR="001F1DF6" w:rsidRPr="00FF7044" w14:paraId="7D4804A8"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3052AF77" w14:textId="71046020" w:rsidR="001F1DF6" w:rsidRPr="00FF7044" w:rsidRDefault="008E123C"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Correlation</w:t>
            </w:r>
            <w:r w:rsidR="001F1DF6" w:rsidRPr="00FF7044">
              <w:rPr>
                <w:rFonts w:ascii="Calibri" w:eastAsia="Times New Roman" w:hAnsi="Calibri" w:cs="Calibri"/>
                <w:color w:val="000000"/>
                <w:kern w:val="24"/>
                <w:lang w:val="en-GB" w:eastAsia="en-GB"/>
              </w:rPr>
              <w:t xml:space="preserve"> </w:t>
            </w:r>
            <w:r w:rsidR="001F1DF6" w:rsidRPr="00FF7044">
              <w:rPr>
                <w:rFonts w:ascii="Symbol" w:eastAsia="Times New Roman" w:hAnsi="Symbol" w:cs="Calibri"/>
                <w:color w:val="000000"/>
                <w:kern w:val="24"/>
                <w:lang w:val="en-GB" w:eastAsia="en-GB"/>
              </w:rPr>
              <w:t>w</w:t>
            </w:r>
            <w:r w:rsidR="001F1DF6" w:rsidRPr="00FF7044">
              <w:rPr>
                <w:rFonts w:ascii="Calibri" w:eastAsia="Times New Roman" w:hAnsi="Calibri" w:cs="Calibri"/>
                <w:color w:val="000000"/>
                <w:kern w:val="24"/>
                <w:vertAlign w:val="superscript"/>
                <w:lang w:val="en-GB" w:eastAsia="en-GB"/>
              </w:rPr>
              <w:t>2</w:t>
            </w:r>
          </w:p>
          <w:p w14:paraId="6F223BC6"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CL/F - 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0F5C0914"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58D4F857" w14:textId="0AA5C6D2" w:rsidR="001F1DF6" w:rsidRPr="00FF7044" w:rsidRDefault="00542674"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kern w:val="24"/>
                <w:lang w:val="en-GB" w:eastAsia="en-GB"/>
              </w:rPr>
              <w:t>73.8</w:t>
            </w:r>
            <w:r w:rsidR="001F1DF6" w:rsidRPr="00FF7044">
              <w:rPr>
                <w:rFonts w:ascii="Calibri" w:eastAsia="Times New Roman" w:hAnsi="Calibri" w:cs="Calibri"/>
                <w:kern w:val="24"/>
                <w:lang w:val="en-GB" w:eastAsia="en-GB"/>
              </w:rPr>
              <w:t xml:space="preserve"> % (2.</w:t>
            </w:r>
            <w:r w:rsidRPr="00FF7044">
              <w:rPr>
                <w:rFonts w:ascii="Calibri" w:eastAsia="Times New Roman" w:hAnsi="Calibri" w:cs="Calibri"/>
                <w:kern w:val="24"/>
                <w:lang w:val="en-GB" w:eastAsia="en-GB"/>
              </w:rPr>
              <w:t>95</w:t>
            </w:r>
            <w:r w:rsidR="001F1DF6" w:rsidRPr="00FF7044">
              <w:rPr>
                <w:rFonts w:ascii="Calibri" w:eastAsia="Times New Roman" w:hAnsi="Calibri" w:cs="Calibri"/>
                <w:kern w:val="24"/>
                <w:lang w:val="en-GB" w:eastAsia="en-GB"/>
              </w:rPr>
              <w:t xml:space="preserve"> %)</w:t>
            </w:r>
          </w:p>
        </w:tc>
      </w:tr>
      <w:tr w:rsidR="001F1DF6" w:rsidRPr="00FF7044" w14:paraId="5311590B"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EE7A62E"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RUV of RIF</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7DF0403"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31A99DA4" w14:textId="7C7B77B0" w:rsidR="001F1DF6" w:rsidRPr="00FF7044" w:rsidRDefault="00B51187"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kern w:val="24"/>
                <w:lang w:val="en-GB" w:eastAsia="en-GB"/>
              </w:rPr>
              <w:t>20.</w:t>
            </w:r>
            <w:r w:rsidR="00595365" w:rsidRPr="00FF7044">
              <w:rPr>
                <w:rFonts w:ascii="Calibri" w:eastAsia="Times New Roman" w:hAnsi="Calibri" w:cs="Calibri"/>
                <w:kern w:val="24"/>
                <w:lang w:val="en-GB" w:eastAsia="en-GB"/>
              </w:rPr>
              <w:t>8</w:t>
            </w:r>
            <w:r w:rsidR="001F1DF6" w:rsidRPr="00FF7044">
              <w:rPr>
                <w:rFonts w:ascii="Calibri" w:eastAsia="Times New Roman" w:hAnsi="Calibri" w:cs="Calibri"/>
                <w:kern w:val="24"/>
                <w:lang w:val="en-GB" w:eastAsia="en-GB"/>
              </w:rPr>
              <w:t xml:space="preserve"> % (3</w:t>
            </w:r>
            <w:r w:rsidR="008D0737" w:rsidRPr="00FF7044">
              <w:rPr>
                <w:rFonts w:ascii="Calibri" w:eastAsia="Times New Roman" w:hAnsi="Calibri" w:cs="Calibri"/>
                <w:kern w:val="24"/>
                <w:lang w:val="en-GB" w:eastAsia="en-GB"/>
              </w:rPr>
              <w:t>6.8</w:t>
            </w:r>
            <w:r w:rsidR="001F1DF6" w:rsidRPr="00FF7044">
              <w:rPr>
                <w:rFonts w:ascii="Calibri" w:eastAsia="Times New Roman" w:hAnsi="Calibri" w:cs="Calibri"/>
                <w:kern w:val="24"/>
                <w:lang w:val="en-GB" w:eastAsia="en-GB"/>
              </w:rPr>
              <w:t xml:space="preserve"> %)</w:t>
            </w:r>
          </w:p>
        </w:tc>
      </w:tr>
      <w:tr w:rsidR="001F1DF6" w:rsidRPr="00FF7044" w14:paraId="5CD14068" w14:textId="77777777" w:rsidTr="00BF0778">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5B91EB3D"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 xml:space="preserve">RUV of </w:t>
            </w:r>
            <w:proofErr w:type="spellStart"/>
            <w:r w:rsidRPr="00FF7044">
              <w:rPr>
                <w:rFonts w:ascii="Calibri" w:eastAsia="Times New Roman" w:hAnsi="Calibri" w:cs="Calibri"/>
                <w:color w:val="000000"/>
                <w:kern w:val="24"/>
                <w:lang w:val="en-GB" w:eastAsia="en-GB"/>
              </w:rPr>
              <w:t>desRIF</w:t>
            </w:r>
            <w:proofErr w:type="spellEnd"/>
          </w:p>
        </w:tc>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07FA60C0"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2B5E5435" w14:textId="0B4FBA51" w:rsidR="001F1DF6" w:rsidRPr="00FF7044" w:rsidRDefault="001F1DF6" w:rsidP="00BF0778">
            <w:pPr>
              <w:spacing w:after="0" w:line="240" w:lineRule="auto"/>
              <w:rPr>
                <w:rFonts w:ascii="Calibri" w:eastAsia="Times New Roman" w:hAnsi="Calibri" w:cs="Calibri"/>
                <w:kern w:val="24"/>
                <w:lang w:val="en-GB" w:eastAsia="en-GB"/>
              </w:rPr>
            </w:pPr>
            <w:r w:rsidRPr="00FF7044">
              <w:rPr>
                <w:rFonts w:ascii="Calibri" w:eastAsia="Times New Roman" w:hAnsi="Calibri" w:cs="Calibri"/>
                <w:kern w:val="24"/>
                <w:lang w:val="en-GB" w:eastAsia="en-GB"/>
              </w:rPr>
              <w:t>3</w:t>
            </w:r>
            <w:r w:rsidR="00005BDD" w:rsidRPr="00FF7044">
              <w:rPr>
                <w:rFonts w:ascii="Calibri" w:eastAsia="Times New Roman" w:hAnsi="Calibri" w:cs="Calibri"/>
                <w:kern w:val="24"/>
                <w:lang w:val="en-GB" w:eastAsia="en-GB"/>
              </w:rPr>
              <w:t>4.</w:t>
            </w:r>
            <w:r w:rsidR="00114FB5" w:rsidRPr="00FF7044">
              <w:rPr>
                <w:rFonts w:ascii="Calibri" w:eastAsia="Times New Roman" w:hAnsi="Calibri" w:cs="Calibri"/>
                <w:kern w:val="24"/>
                <w:lang w:val="en-GB" w:eastAsia="en-GB"/>
              </w:rPr>
              <w:t>4</w:t>
            </w:r>
            <w:r w:rsidR="005C4F6E" w:rsidRPr="00FF7044">
              <w:rPr>
                <w:rFonts w:ascii="Calibri" w:eastAsia="Times New Roman" w:hAnsi="Calibri" w:cs="Calibri"/>
                <w:kern w:val="24"/>
                <w:lang w:val="en-GB" w:eastAsia="en-GB"/>
              </w:rPr>
              <w:t xml:space="preserve"> </w:t>
            </w:r>
            <w:r w:rsidRPr="00FF7044">
              <w:rPr>
                <w:rFonts w:ascii="Calibri" w:eastAsia="Times New Roman" w:hAnsi="Calibri" w:cs="Calibri"/>
                <w:kern w:val="24"/>
                <w:lang w:val="en-GB" w:eastAsia="en-GB"/>
              </w:rPr>
              <w:t>% (2</w:t>
            </w:r>
            <w:r w:rsidR="00114FB5" w:rsidRPr="00FF7044">
              <w:rPr>
                <w:rFonts w:ascii="Calibri" w:eastAsia="Times New Roman" w:hAnsi="Calibri" w:cs="Calibri"/>
                <w:kern w:val="24"/>
                <w:lang w:val="en-GB" w:eastAsia="en-GB"/>
              </w:rPr>
              <w:t>7.6</w:t>
            </w:r>
            <w:r w:rsidRPr="00FF7044">
              <w:rPr>
                <w:rFonts w:ascii="Calibri" w:eastAsia="Times New Roman" w:hAnsi="Calibri" w:cs="Calibri"/>
                <w:kern w:val="24"/>
                <w:lang w:val="en-GB" w:eastAsia="en-GB"/>
              </w:rPr>
              <w:t xml:space="preserve"> %)</w:t>
            </w:r>
          </w:p>
        </w:tc>
      </w:tr>
      <w:tr w:rsidR="001F1DF6" w:rsidRPr="00FF7044" w14:paraId="39E3A4F8" w14:textId="77777777" w:rsidTr="00BF0778">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62A0B6BD" w14:textId="4FAB5F22" w:rsidR="001F1DF6" w:rsidRPr="00FF7044" w:rsidRDefault="00E83248"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Residual error (</w:t>
            </w:r>
            <w:r w:rsidRPr="00FF7044">
              <w:rPr>
                <w:rFonts w:ascii="Symbol" w:eastAsia="Times New Roman" w:hAnsi="Symbol" w:cs="Calibri"/>
                <w:color w:val="000000"/>
                <w:kern w:val="24"/>
                <w:lang w:val="en-GB" w:eastAsia="en-GB"/>
              </w:rPr>
              <w:t>e</w:t>
            </w:r>
            <w:r w:rsidRPr="00FF7044">
              <w:rPr>
                <w:rFonts w:ascii="Calibri" w:eastAsia="Times New Roman" w:hAnsi="Calibri" w:cs="Calibri"/>
                <w:color w:val="000000"/>
                <w:kern w:val="24"/>
                <w:lang w:val="en-GB" w:eastAsia="en-GB"/>
              </w:rPr>
              <w:t>)</w:t>
            </w:r>
          </w:p>
        </w:tc>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4A8F4C26" w14:textId="77777777" w:rsidR="001F1DF6" w:rsidRPr="00FF7044" w:rsidRDefault="001F1DF6" w:rsidP="00BF0778">
            <w:pPr>
              <w:spacing w:after="0" w:line="240" w:lineRule="auto"/>
              <w:rPr>
                <w:rFonts w:ascii="Arial" w:eastAsia="Times New Roman" w:hAnsi="Arial" w:cs="Arial"/>
                <w:lang w:val="en-GB" w:eastAsia="en-GB"/>
              </w:rPr>
            </w:pPr>
          </w:p>
        </w:tc>
        <w:tc>
          <w:tcPr>
            <w:tcW w:w="2410"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76691F53"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Symbol" w:eastAsia="Times New Roman" w:hAnsi="Symbol" w:cs="Calibri"/>
                <w:color w:val="000000"/>
                <w:kern w:val="24"/>
                <w:lang w:val="en-GB" w:eastAsia="en-GB"/>
              </w:rPr>
              <w:t>s</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1F1DF6" w:rsidRPr="00FF7044" w14:paraId="2BF3E217" w14:textId="77777777" w:rsidTr="00BF0778">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D3C94A2"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proportional</w:t>
            </w:r>
          </w:p>
        </w:tc>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81F0330" w14:textId="77777777" w:rsidR="001F1DF6" w:rsidRPr="00FF7044" w:rsidRDefault="001F1DF6" w:rsidP="00BF0778">
            <w:pPr>
              <w:spacing w:after="0" w:line="240" w:lineRule="auto"/>
              <w:rPr>
                <w:rFonts w:ascii="Arial" w:eastAsia="Times New Roman" w:hAnsi="Arial" w:cs="Arial"/>
                <w:lang w:val="en-GB" w:eastAsia="en-GB"/>
              </w:rPr>
            </w:pPr>
          </w:p>
        </w:tc>
        <w:tc>
          <w:tcPr>
            <w:tcW w:w="241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8CA177C" w14:textId="7C267952"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43.</w:t>
            </w:r>
            <w:r w:rsidR="002231E1" w:rsidRPr="00FF7044">
              <w:rPr>
                <w:rFonts w:ascii="Calibri" w:eastAsia="Times New Roman" w:hAnsi="Calibri" w:cs="Calibri"/>
                <w:color w:val="000000"/>
                <w:kern w:val="24"/>
                <w:lang w:val="en-GB" w:eastAsia="en-GB"/>
              </w:rPr>
              <w:t>2</w:t>
            </w:r>
            <w:r w:rsidRPr="00FF7044">
              <w:rPr>
                <w:rFonts w:ascii="Calibri" w:eastAsia="Times New Roman" w:hAnsi="Calibri" w:cs="Calibri"/>
                <w:color w:val="000000"/>
                <w:kern w:val="24"/>
                <w:lang w:val="en-GB" w:eastAsia="en-GB"/>
              </w:rPr>
              <w:t xml:space="preserve"> % (8.</w:t>
            </w:r>
            <w:r w:rsidR="002231E1" w:rsidRPr="00FF7044">
              <w:rPr>
                <w:rFonts w:ascii="Calibri" w:eastAsia="Times New Roman" w:hAnsi="Calibri" w:cs="Calibri"/>
                <w:color w:val="000000"/>
                <w:kern w:val="24"/>
                <w:lang w:val="en-GB" w:eastAsia="en-GB"/>
              </w:rPr>
              <w:t>5</w:t>
            </w:r>
            <w:r w:rsidRPr="00FF7044">
              <w:rPr>
                <w:rFonts w:ascii="Calibri" w:eastAsia="Times New Roman" w:hAnsi="Calibri" w:cs="Calibri"/>
                <w:color w:val="000000"/>
                <w:kern w:val="24"/>
                <w:lang w:val="en-GB" w:eastAsia="en-GB"/>
              </w:rPr>
              <w:t xml:space="preserve"> %)</w:t>
            </w:r>
          </w:p>
        </w:tc>
      </w:tr>
      <w:tr w:rsidR="001F1DF6" w:rsidRPr="00FF7044" w14:paraId="4AA0FAF0"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635515D" w14:textId="77777777" w:rsidR="001F1DF6" w:rsidRPr="00FF7044" w:rsidRDefault="001F1DF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additive</w:t>
            </w:r>
          </w:p>
          <w:p w14:paraId="067F41CB"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5B0BB687"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B663235" w14:textId="53226838" w:rsidR="001F1DF6" w:rsidRPr="00FF7044" w:rsidRDefault="00127640"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2.05</w:t>
            </w:r>
            <w:r w:rsidR="001F1DF6" w:rsidRPr="00FF7044">
              <w:rPr>
                <w:rFonts w:ascii="Calibri" w:eastAsia="Times New Roman" w:hAnsi="Calibri" w:cs="Calibri"/>
                <w:color w:val="000000"/>
                <w:kern w:val="24"/>
                <w:lang w:val="en-GB" w:eastAsia="en-GB"/>
              </w:rPr>
              <w:t>E-5 (</w:t>
            </w:r>
            <w:r w:rsidR="000B3374" w:rsidRPr="00FF7044">
              <w:rPr>
                <w:rFonts w:ascii="Calibri" w:eastAsia="Times New Roman" w:hAnsi="Calibri" w:cs="Calibri"/>
                <w:color w:val="000000"/>
                <w:kern w:val="24"/>
                <w:lang w:val="en-GB" w:eastAsia="en-GB"/>
              </w:rPr>
              <w:t>39.3</w:t>
            </w:r>
            <w:r w:rsidR="001F1DF6" w:rsidRPr="00FF7044">
              <w:rPr>
                <w:rFonts w:ascii="Calibri" w:eastAsia="Times New Roman" w:hAnsi="Calibri" w:cs="Calibri"/>
                <w:color w:val="000000"/>
                <w:kern w:val="24"/>
                <w:lang w:val="en-GB" w:eastAsia="en-GB"/>
              </w:rPr>
              <w:t xml:space="preserve"> %)</w:t>
            </w:r>
          </w:p>
        </w:tc>
      </w:tr>
      <w:tr w:rsidR="001F1DF6" w:rsidRPr="00FF7044" w14:paraId="47A6FE47" w14:textId="77777777" w:rsidTr="00BF0778">
        <w:tc>
          <w:tcPr>
            <w:tcW w:w="2268" w:type="dxa"/>
            <w:tcBorders>
              <w:top w:val="nil"/>
              <w:left w:val="nil"/>
              <w:right w:val="nil"/>
            </w:tcBorders>
            <w:shd w:val="clear" w:color="auto" w:fill="auto"/>
            <w:tcMar>
              <w:top w:w="72" w:type="dxa"/>
              <w:left w:w="144" w:type="dxa"/>
              <w:bottom w:w="72" w:type="dxa"/>
              <w:right w:w="144" w:type="dxa"/>
            </w:tcMar>
            <w:vAlign w:val="center"/>
          </w:tcPr>
          <w:p w14:paraId="1CC7A161"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proportional</w:t>
            </w:r>
          </w:p>
        </w:tc>
        <w:tc>
          <w:tcPr>
            <w:tcW w:w="2268" w:type="dxa"/>
            <w:tcBorders>
              <w:top w:val="nil"/>
              <w:left w:val="nil"/>
              <w:right w:val="nil"/>
            </w:tcBorders>
            <w:shd w:val="clear" w:color="auto" w:fill="auto"/>
            <w:tcMar>
              <w:top w:w="72" w:type="dxa"/>
              <w:left w:w="144" w:type="dxa"/>
              <w:bottom w:w="72" w:type="dxa"/>
              <w:right w:w="144" w:type="dxa"/>
            </w:tcMar>
            <w:vAlign w:val="center"/>
          </w:tcPr>
          <w:p w14:paraId="3186D810"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nil"/>
              <w:right w:val="nil"/>
            </w:tcBorders>
            <w:shd w:val="clear" w:color="auto" w:fill="auto"/>
            <w:tcMar>
              <w:top w:w="72" w:type="dxa"/>
              <w:left w:w="144" w:type="dxa"/>
              <w:bottom w:w="72" w:type="dxa"/>
              <w:right w:w="144" w:type="dxa"/>
            </w:tcMar>
            <w:vAlign w:val="center"/>
          </w:tcPr>
          <w:p w14:paraId="1D1B9EC7" w14:textId="57171982"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34.</w:t>
            </w:r>
            <w:r w:rsidR="002231E1"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 xml:space="preserve"> % (</w:t>
            </w:r>
            <w:r w:rsidR="00CA7705" w:rsidRPr="00FF7044">
              <w:rPr>
                <w:rFonts w:ascii="Calibri" w:eastAsia="Times New Roman" w:hAnsi="Calibri" w:cs="Calibri"/>
                <w:color w:val="000000"/>
                <w:kern w:val="24"/>
                <w:lang w:val="en-GB" w:eastAsia="en-GB"/>
              </w:rPr>
              <w:t>10.</w:t>
            </w:r>
            <w:r w:rsidR="00DB6137" w:rsidRPr="00FF7044">
              <w:rPr>
                <w:rFonts w:ascii="Calibri" w:eastAsia="Times New Roman" w:hAnsi="Calibri" w:cs="Calibri"/>
                <w:color w:val="000000"/>
                <w:kern w:val="24"/>
                <w:lang w:val="en-GB" w:eastAsia="en-GB"/>
              </w:rPr>
              <w:t>0</w:t>
            </w:r>
            <w:r w:rsidRPr="00FF7044">
              <w:rPr>
                <w:rFonts w:ascii="Calibri" w:eastAsia="Times New Roman" w:hAnsi="Calibri" w:cs="Calibri"/>
                <w:color w:val="000000"/>
                <w:kern w:val="24"/>
                <w:lang w:val="en-GB" w:eastAsia="en-GB"/>
              </w:rPr>
              <w:t xml:space="preserve"> %)</w:t>
            </w:r>
          </w:p>
        </w:tc>
      </w:tr>
      <w:tr w:rsidR="001F1DF6" w:rsidRPr="00FF7044" w14:paraId="679C5425" w14:textId="77777777" w:rsidTr="00BF0778">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6C75B64B" w14:textId="77777777" w:rsidR="001F1DF6" w:rsidRPr="00FF7044" w:rsidRDefault="001F1DF6"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additive</w:t>
            </w:r>
          </w:p>
          <w:p w14:paraId="7ADF468A"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62A22088" w14:textId="77777777" w:rsidR="001F1DF6" w:rsidRPr="00FF7044" w:rsidRDefault="001F1DF6"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00C6D9C0" w14:textId="600FB09F" w:rsidR="001F1DF6" w:rsidRPr="00FF7044" w:rsidRDefault="001F1DF6"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3.2</w:t>
            </w:r>
            <w:r w:rsidR="00127640" w:rsidRPr="00FF7044">
              <w:rPr>
                <w:rFonts w:ascii="Calibri" w:eastAsia="Times New Roman" w:hAnsi="Calibri" w:cs="Calibri"/>
                <w:color w:val="000000"/>
                <w:kern w:val="24"/>
                <w:lang w:val="en-GB" w:eastAsia="en-GB"/>
              </w:rPr>
              <w:t>8</w:t>
            </w:r>
            <w:r w:rsidRPr="00FF7044">
              <w:rPr>
                <w:rFonts w:ascii="Calibri" w:eastAsia="Times New Roman" w:hAnsi="Calibri" w:cs="Calibri"/>
                <w:color w:val="000000"/>
                <w:kern w:val="24"/>
                <w:lang w:val="en-GB" w:eastAsia="en-GB"/>
              </w:rPr>
              <w:t>E-6 (15.</w:t>
            </w:r>
            <w:r w:rsidR="00FE1541"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 xml:space="preserve"> %)</w:t>
            </w:r>
          </w:p>
        </w:tc>
      </w:tr>
    </w:tbl>
    <w:tbl>
      <w:tblPr>
        <w:tblStyle w:val="Tabelacomgrade"/>
        <w:tblW w:w="9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5216"/>
      </w:tblGrid>
      <w:tr w:rsidR="00AD202D" w:rsidRPr="00FF7044" w14:paraId="3AEBD634" w14:textId="77777777" w:rsidTr="00E33180">
        <w:trPr>
          <w:trHeight w:val="578"/>
        </w:trPr>
        <w:tc>
          <w:tcPr>
            <w:tcW w:w="4309" w:type="dxa"/>
            <w:vAlign w:val="center"/>
          </w:tcPr>
          <w:p w14:paraId="4D86987A" w14:textId="5331A545" w:rsidR="00AD202D" w:rsidRPr="00FF7044" w:rsidRDefault="00AD202D" w:rsidP="00E33180">
            <w:pPr>
              <w:rPr>
                <w:rFonts w:ascii="Calibri" w:eastAsia="Calibri" w:hAnsi="Calibri" w:cs="Calibri"/>
                <w:color w:val="000000" w:themeColor="text1"/>
                <w:sz w:val="20"/>
                <w:szCs w:val="20"/>
                <w:lang w:val="en-GB"/>
              </w:rPr>
            </w:pPr>
            <w:r w:rsidRPr="00FF7044">
              <w:rPr>
                <w:rFonts w:ascii="Calibri" w:eastAsia="Calibri" w:hAnsi="Calibri" w:cs="Calibri"/>
                <w:color w:val="000000" w:themeColor="text1"/>
                <w:sz w:val="20"/>
                <w:szCs w:val="20"/>
                <w:lang w:val="en-GB"/>
              </w:rPr>
              <w:t xml:space="preserve">Ka = </w:t>
            </w:r>
            <w:proofErr w:type="spellStart"/>
            <w:r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Pr="00FF7044">
              <w:rPr>
                <w:rFonts w:ascii="Calibri" w:eastAsia="Calibri" w:hAnsi="Calibri" w:cs="Calibri"/>
                <w:color w:val="000000" w:themeColor="text1"/>
                <w:sz w:val="20"/>
                <w:szCs w:val="20"/>
                <w:lang w:val="en-GB"/>
              </w:rPr>
              <w:t xml:space="preserve"> = (nn+1)/MTT</w:t>
            </w:r>
          </w:p>
        </w:tc>
        <w:tc>
          <w:tcPr>
            <w:tcW w:w="5216" w:type="dxa"/>
            <w:vAlign w:val="center"/>
          </w:tcPr>
          <w:p w14:paraId="3F9464CD" w14:textId="5356A6B6" w:rsidR="00AD202D"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Cs/>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e>
                  <m:sup>
                    <m:r>
                      <m:rPr>
                        <m:sty m:val="p"/>
                      </m:rPr>
                      <w:rPr>
                        <w:rFonts w:ascii="Cambria Math" w:eastAsia="Calibri" w:hAnsi="Cambria Math" w:cs="Calibri"/>
                        <w:color w:val="000000" w:themeColor="text1"/>
                        <w:sz w:val="20"/>
                        <w:szCs w:val="20"/>
                        <w:lang w:val="en-GB"/>
                      </w:rPr>
                      <m:t>0.75</m:t>
                    </m:r>
                  </m:sup>
                </m:sSup>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AD202D" w:rsidRPr="00FF7044" w14:paraId="178FDF92" w14:textId="77777777" w:rsidTr="00E33180">
        <w:trPr>
          <w:trHeight w:val="578"/>
        </w:trPr>
        <w:tc>
          <w:tcPr>
            <w:tcW w:w="4309" w:type="dxa"/>
            <w:vAlign w:val="center"/>
          </w:tcPr>
          <w:p w14:paraId="0485588B" w14:textId="2F1E919A" w:rsidR="00AD202D"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e>
                  <m:sup>
                    <m:r>
                      <w:rPr>
                        <w:rFonts w:ascii="Cambria Math" w:eastAsia="Calibri" w:hAnsi="Cambria Math" w:cs="Calibri"/>
                        <w:color w:val="000000" w:themeColor="text1"/>
                        <w:sz w:val="20"/>
                        <w:szCs w:val="20"/>
                        <w:lang w:val="en-GB"/>
                      </w:rPr>
                      <m:t>0.75</m:t>
                    </m:r>
                  </m:sup>
                </m:sSup>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0AA28333" w14:textId="59377660" w:rsidR="00AD202D"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AD202D" w:rsidRPr="00FF7044" w14:paraId="212024DA" w14:textId="77777777" w:rsidTr="00E33180">
        <w:trPr>
          <w:trHeight w:val="578"/>
        </w:trPr>
        <w:tc>
          <w:tcPr>
            <w:tcW w:w="4309" w:type="dxa"/>
            <w:vAlign w:val="center"/>
          </w:tcPr>
          <w:p w14:paraId="0580A5AE" w14:textId="2BD7F8E5" w:rsidR="00AD202D"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3360BC2F" w14:textId="77777777" w:rsidR="00AD202D" w:rsidRPr="00FF7044" w:rsidRDefault="00AD202D" w:rsidP="00E33180">
            <w:pPr>
              <w:rPr>
                <w:rFonts w:eastAsia="Calibri" w:cstheme="minorHAnsi"/>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F=Frel∙</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r>
      <w:tr w:rsidR="00AD202D" w:rsidRPr="00FF7044" w14:paraId="57E48F86" w14:textId="77777777" w:rsidTr="00E33180">
        <w:trPr>
          <w:trHeight w:val="578"/>
        </w:trPr>
        <w:tc>
          <w:tcPr>
            <w:tcW w:w="4309" w:type="dxa"/>
            <w:vAlign w:val="center"/>
          </w:tcPr>
          <w:p w14:paraId="69328780" w14:textId="52D13438" w:rsidR="00AD202D" w:rsidRPr="00FF7044" w:rsidRDefault="00D24F22" w:rsidP="00E33180">
            <w:pPr>
              <w:rPr>
                <w:rFonts w:ascii="Calibri" w:eastAsia="Calibri" w:hAnsi="Calibri" w:cs="Calibri"/>
                <w:iCs/>
                <w:color w:val="000000" w:themeColor="text1"/>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Fm=1∙</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c>
          <w:tcPr>
            <w:tcW w:w="5216" w:type="dxa"/>
            <w:vAlign w:val="center"/>
          </w:tcPr>
          <w:p w14:paraId="52851E34" w14:textId="77777777" w:rsidR="00AD202D" w:rsidRPr="00FF7044" w:rsidRDefault="00AD202D" w:rsidP="00E33180">
            <w:pPr>
              <w:rPr>
                <w:rFonts w:ascii="Calibri" w:eastAsia="Calibri" w:hAnsi="Calibri" w:cs="Calibri"/>
                <w:color w:val="000000" w:themeColor="text1"/>
                <w:sz w:val="20"/>
                <w:szCs w:val="20"/>
                <w:lang w:val="en-GB"/>
              </w:rPr>
            </w:pPr>
          </w:p>
        </w:tc>
      </w:tr>
    </w:tbl>
    <w:p w14:paraId="15B90C42" w14:textId="746191C1" w:rsidR="001F1DF6" w:rsidRPr="00FF7044" w:rsidRDefault="005E7261" w:rsidP="00943024">
      <w:pPr>
        <w:jc w:val="both"/>
        <w:rPr>
          <w:rFonts w:eastAsia="Calibri" w:cstheme="minorHAnsi"/>
          <w:bCs/>
          <w:color w:val="000000" w:themeColor="text1"/>
          <w:sz w:val="20"/>
          <w:szCs w:val="20"/>
          <w:lang w:val="en-GB"/>
        </w:rPr>
      </w:pPr>
      <w:r w:rsidRPr="00FF7044">
        <w:rPr>
          <w:rFonts w:eastAsia="Calibri" w:cstheme="minorHAnsi"/>
          <w:bCs/>
          <w:color w:val="000000" w:themeColor="text1"/>
          <w:sz w:val="20"/>
          <w:szCs w:val="20"/>
          <w:lang w:val="en-GB"/>
        </w:rPr>
        <w:t>WT: Weight.</w:t>
      </w:r>
      <w:r w:rsidRPr="00FF7044">
        <w:rPr>
          <w:rFonts w:ascii="Calibri" w:eastAsia="Calibri" w:hAnsi="Calibri" w:cs="Calibri"/>
          <w:sz w:val="20"/>
          <w:szCs w:val="20"/>
          <w:lang w:val="en-GB"/>
        </w:rPr>
        <w:t xml:space="preserve"> </w:t>
      </w:r>
      <w:r w:rsidR="0007360C" w:rsidRPr="00FF7044">
        <w:rPr>
          <w:rFonts w:ascii="Calibri" w:eastAsia="Calibri" w:hAnsi="Calibri" w:cs="Calibri"/>
          <w:sz w:val="20"/>
          <w:szCs w:val="20"/>
          <w:lang w:val="en-GB"/>
        </w:rPr>
        <w:t xml:space="preserve">WT median = 55.7 Kg. </w:t>
      </w:r>
      <w:r w:rsidR="008771A0" w:rsidRPr="00FF7044">
        <w:rPr>
          <w:rFonts w:ascii="Calibri" w:eastAsia="Calibri" w:hAnsi="Calibri" w:cs="Calibri"/>
          <w:sz w:val="20"/>
          <w:szCs w:val="20"/>
          <w:lang w:val="en-GB"/>
        </w:rPr>
        <w:t xml:space="preserve">RSE: residual standard error. IIV: inter-individual variability. </w:t>
      </w:r>
      <w:r w:rsidR="008771A0" w:rsidRPr="00FF7044">
        <w:rPr>
          <w:rFonts w:ascii="Calibri" w:eastAsia="Calibri" w:hAnsi="Calibri" w:cs="Calibri"/>
          <w:color w:val="000000" w:themeColor="text1"/>
          <w:sz w:val="20"/>
          <w:szCs w:val="20"/>
          <w:lang w:val="en-GB"/>
        </w:rPr>
        <w:t xml:space="preserve">MTT: mean transit time. </w:t>
      </w:r>
      <w:proofErr w:type="spellStart"/>
      <w:r w:rsidR="008771A0" w:rsidRPr="00FF7044">
        <w:rPr>
          <w:rFonts w:ascii="Calibri" w:eastAsia="Calibri" w:hAnsi="Calibri" w:cs="Calibri"/>
          <w:color w:val="000000" w:themeColor="text1"/>
          <w:sz w:val="20"/>
          <w:szCs w:val="20"/>
          <w:lang w:val="en-GB"/>
        </w:rPr>
        <w:t>nn</w:t>
      </w:r>
      <w:proofErr w:type="spellEnd"/>
      <w:r w:rsidR="008771A0" w:rsidRPr="00FF7044">
        <w:rPr>
          <w:rFonts w:ascii="Calibri" w:eastAsia="Calibri" w:hAnsi="Calibri" w:cs="Calibri"/>
          <w:color w:val="000000" w:themeColor="text1"/>
          <w:sz w:val="20"/>
          <w:szCs w:val="20"/>
          <w:lang w:val="en-GB"/>
        </w:rPr>
        <w:t xml:space="preserve">: number of absorption compartment transit. Ka: RIF absorption constant rate. </w:t>
      </w:r>
      <w:proofErr w:type="spellStart"/>
      <w:r w:rsidR="008771A0"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008771A0" w:rsidRPr="00FF7044">
        <w:rPr>
          <w:rFonts w:ascii="Calibri" w:eastAsia="Calibri" w:hAnsi="Calibri" w:cs="Calibri"/>
          <w:color w:val="000000" w:themeColor="text1"/>
          <w:sz w:val="20"/>
          <w:szCs w:val="20"/>
          <w:lang w:val="en-GB"/>
        </w:rPr>
        <w:t xml:space="preserve">: RIF transit absorption constant rate, V/F and </w:t>
      </w:r>
      <w:proofErr w:type="spellStart"/>
      <w:r w:rsidR="008771A0" w:rsidRPr="00FF7044">
        <w:rPr>
          <w:rFonts w:ascii="Calibri" w:eastAsia="Calibri" w:hAnsi="Calibri" w:cs="Calibri"/>
          <w:color w:val="000000" w:themeColor="text1"/>
          <w:sz w:val="20"/>
          <w:szCs w:val="20"/>
          <w:lang w:val="en-GB"/>
        </w:rPr>
        <w:t>Vm</w:t>
      </w:r>
      <w:proofErr w:type="spellEnd"/>
      <w:r w:rsidR="008771A0" w:rsidRPr="00FF7044">
        <w:rPr>
          <w:rFonts w:ascii="Calibri" w:eastAsia="Calibri" w:hAnsi="Calibri" w:cs="Calibri"/>
          <w:color w:val="000000" w:themeColor="text1"/>
          <w:sz w:val="20"/>
          <w:szCs w:val="20"/>
          <w:lang w:val="en-GB"/>
        </w:rPr>
        <w:t>/</w:t>
      </w:r>
      <w:proofErr w:type="spellStart"/>
      <w:r w:rsidR="008771A0" w:rsidRPr="00FF7044">
        <w:rPr>
          <w:rFonts w:ascii="Calibri" w:eastAsia="Calibri" w:hAnsi="Calibri" w:cs="Calibri"/>
          <w:color w:val="000000" w:themeColor="text1"/>
          <w:sz w:val="20"/>
          <w:szCs w:val="20"/>
          <w:lang w:val="en-GB"/>
        </w:rPr>
        <w:t>F∙Fm</w:t>
      </w:r>
      <w:proofErr w:type="spellEnd"/>
      <w:r w:rsidR="008771A0" w:rsidRPr="00FF7044">
        <w:rPr>
          <w:rFonts w:ascii="Calibri" w:eastAsia="Calibri" w:hAnsi="Calibri" w:cs="Calibri"/>
          <w:color w:val="000000" w:themeColor="text1"/>
          <w:sz w:val="20"/>
          <w:szCs w:val="20"/>
          <w:lang w:val="en-GB"/>
        </w:rPr>
        <w:t xml:space="preserve">: RIF and </w:t>
      </w:r>
      <w:proofErr w:type="spellStart"/>
      <w:r w:rsidR="008771A0" w:rsidRPr="00FF7044">
        <w:rPr>
          <w:rFonts w:ascii="Calibri" w:eastAsia="Calibri" w:hAnsi="Calibri" w:cs="Calibri"/>
          <w:color w:val="000000" w:themeColor="text1"/>
          <w:sz w:val="20"/>
          <w:szCs w:val="20"/>
          <w:lang w:val="en-GB"/>
        </w:rPr>
        <w:t>desRIF</w:t>
      </w:r>
      <w:proofErr w:type="spellEnd"/>
      <w:r w:rsidR="008771A0" w:rsidRPr="00FF7044">
        <w:rPr>
          <w:rFonts w:ascii="Calibri" w:eastAsia="Calibri" w:hAnsi="Calibri" w:cs="Calibri"/>
          <w:color w:val="000000" w:themeColor="text1"/>
          <w:sz w:val="20"/>
          <w:szCs w:val="20"/>
          <w:lang w:val="en-GB"/>
        </w:rPr>
        <w:t xml:space="preserve"> apparent volume of distribution. CL/F and </w:t>
      </w:r>
      <w:proofErr w:type="spellStart"/>
      <w:r w:rsidR="008771A0" w:rsidRPr="00FF7044">
        <w:rPr>
          <w:rFonts w:ascii="Calibri" w:eastAsia="Calibri" w:hAnsi="Calibri" w:cs="Calibri"/>
          <w:color w:val="000000" w:themeColor="text1"/>
          <w:sz w:val="20"/>
          <w:szCs w:val="20"/>
          <w:lang w:val="en-GB"/>
        </w:rPr>
        <w:t>CLm</w:t>
      </w:r>
      <w:proofErr w:type="spellEnd"/>
      <w:r w:rsidR="008771A0" w:rsidRPr="00FF7044">
        <w:rPr>
          <w:rFonts w:ascii="Calibri" w:eastAsia="Calibri" w:hAnsi="Calibri" w:cs="Calibri"/>
          <w:color w:val="000000" w:themeColor="text1"/>
          <w:sz w:val="20"/>
          <w:szCs w:val="20"/>
          <w:lang w:val="en-GB"/>
        </w:rPr>
        <w:t>/</w:t>
      </w:r>
      <w:proofErr w:type="spellStart"/>
      <w:r w:rsidR="008771A0" w:rsidRPr="00FF7044">
        <w:rPr>
          <w:rFonts w:ascii="Calibri" w:eastAsia="Calibri" w:hAnsi="Calibri" w:cs="Calibri"/>
          <w:color w:val="000000" w:themeColor="text1"/>
          <w:sz w:val="20"/>
          <w:szCs w:val="20"/>
          <w:lang w:val="en-GB"/>
        </w:rPr>
        <w:t>F∙Fm</w:t>
      </w:r>
      <w:proofErr w:type="spellEnd"/>
      <w:r w:rsidR="008771A0" w:rsidRPr="00FF7044">
        <w:rPr>
          <w:rFonts w:ascii="Calibri" w:eastAsia="Calibri" w:hAnsi="Calibri" w:cs="Calibri"/>
          <w:color w:val="000000" w:themeColor="text1"/>
          <w:sz w:val="20"/>
          <w:szCs w:val="20"/>
          <w:lang w:val="en-GB"/>
        </w:rPr>
        <w:t xml:space="preserve">: RIF and </w:t>
      </w:r>
      <w:proofErr w:type="spellStart"/>
      <w:r w:rsidR="008771A0" w:rsidRPr="00FF7044">
        <w:rPr>
          <w:rFonts w:ascii="Calibri" w:eastAsia="Calibri" w:hAnsi="Calibri" w:cs="Calibri"/>
          <w:color w:val="000000" w:themeColor="text1"/>
          <w:sz w:val="20"/>
          <w:szCs w:val="20"/>
          <w:lang w:val="en-GB"/>
        </w:rPr>
        <w:t>desRIF</w:t>
      </w:r>
      <w:proofErr w:type="spellEnd"/>
      <w:r w:rsidR="008771A0" w:rsidRPr="00FF7044">
        <w:rPr>
          <w:rFonts w:ascii="Calibri" w:eastAsia="Calibri" w:hAnsi="Calibri" w:cs="Calibri"/>
          <w:color w:val="000000" w:themeColor="text1"/>
          <w:sz w:val="20"/>
          <w:szCs w:val="20"/>
          <w:lang w:val="en-GB"/>
        </w:rPr>
        <w:t xml:space="preserve"> apparent clearance, </w:t>
      </w:r>
      <w:r w:rsidR="008771A0" w:rsidRPr="00FF7044">
        <w:rPr>
          <w:rFonts w:eastAsia="Calibri" w:cs="Calibri"/>
          <w:bCs/>
          <w:color w:val="000000" w:themeColor="text1"/>
          <w:sz w:val="20"/>
          <w:szCs w:val="20"/>
          <w:lang w:val="en-GB"/>
        </w:rPr>
        <w:t xml:space="preserve">Fm: fraction of CL/F converted into </w:t>
      </w:r>
      <w:proofErr w:type="spellStart"/>
      <w:r w:rsidR="008771A0" w:rsidRPr="00FF7044">
        <w:rPr>
          <w:rFonts w:eastAsia="Calibri" w:cs="Calibri"/>
          <w:bCs/>
          <w:color w:val="000000" w:themeColor="text1"/>
          <w:sz w:val="20"/>
          <w:szCs w:val="20"/>
          <w:lang w:val="en-GB"/>
        </w:rPr>
        <w:t>desRIF</w:t>
      </w:r>
      <w:proofErr w:type="spellEnd"/>
      <w:r w:rsidR="008771A0" w:rsidRPr="00FF7044">
        <w:rPr>
          <w:rFonts w:ascii="Calibri" w:eastAsia="Calibri" w:hAnsi="Calibri" w:cs="Calibri"/>
          <w:color w:val="000000" w:themeColor="text1"/>
          <w:sz w:val="20"/>
          <w:szCs w:val="20"/>
          <w:lang w:val="en-GB"/>
        </w:rPr>
        <w:t xml:space="preserve">, </w:t>
      </w:r>
      <w:proofErr w:type="spellStart"/>
      <w:r w:rsidR="008771A0" w:rsidRPr="00FF7044">
        <w:rPr>
          <w:rFonts w:eastAsia="Calibri" w:cstheme="minorHAnsi"/>
          <w:bCs/>
          <w:color w:val="000000" w:themeColor="text1"/>
          <w:sz w:val="20"/>
          <w:szCs w:val="20"/>
          <w:lang w:val="en-GB"/>
        </w:rPr>
        <w:t>Frel</w:t>
      </w:r>
      <w:proofErr w:type="spellEnd"/>
      <w:r w:rsidR="008771A0" w:rsidRPr="00FF7044">
        <w:rPr>
          <w:rFonts w:eastAsia="Calibri" w:cstheme="minorHAnsi"/>
          <w:bCs/>
          <w:color w:val="000000" w:themeColor="text1"/>
          <w:sz w:val="20"/>
          <w:szCs w:val="20"/>
          <w:lang w:val="en-GB"/>
        </w:rPr>
        <w:t>: relative bioavailability. RUV: residual unexplained variability</w:t>
      </w:r>
      <w:r w:rsidR="008771A0" w:rsidRPr="00FF7044">
        <w:rPr>
          <w:rFonts w:ascii="Calibri" w:eastAsia="Calibri" w:hAnsi="Calibri" w:cs="Calibri"/>
          <w:bCs/>
          <w:color w:val="000000" w:themeColor="text1"/>
          <w:sz w:val="20"/>
          <w:szCs w:val="20"/>
          <w:lang w:val="en-GB"/>
        </w:rPr>
        <w:t xml:space="preserve">. </w:t>
      </w:r>
      <w:r w:rsidR="008771A0" w:rsidRPr="00FF7044">
        <w:rPr>
          <w:rFonts w:ascii="Symbol" w:eastAsia="Calibri" w:hAnsi="Symbol" w:cs="Calibri"/>
          <w:bCs/>
          <w:color w:val="000000" w:themeColor="text1"/>
          <w:sz w:val="20"/>
          <w:szCs w:val="20"/>
          <w:lang w:val="en-GB"/>
        </w:rPr>
        <w:t>h</w:t>
      </w:r>
      <w:r w:rsidR="008771A0" w:rsidRPr="00FF7044">
        <w:rPr>
          <w:rFonts w:ascii="Calibri" w:eastAsia="Calibri" w:hAnsi="Calibri" w:cs="Calibri"/>
          <w:bCs/>
          <w:color w:val="000000" w:themeColor="text1"/>
          <w:sz w:val="20"/>
          <w:szCs w:val="20"/>
          <w:lang w:val="en-GB"/>
        </w:rPr>
        <w:t xml:space="preserve"> and </w:t>
      </w:r>
      <w:r w:rsidR="008771A0" w:rsidRPr="00FF7044">
        <w:rPr>
          <w:rFonts w:ascii="Symbol" w:eastAsia="Calibri" w:hAnsi="Symbol" w:cs="Calibri"/>
          <w:bCs/>
          <w:color w:val="000000" w:themeColor="text1"/>
          <w:sz w:val="20"/>
          <w:szCs w:val="20"/>
          <w:lang w:val="en-GB"/>
        </w:rPr>
        <w:t>e</w:t>
      </w:r>
      <w:r w:rsidR="008771A0" w:rsidRPr="00FF7044">
        <w:rPr>
          <w:rFonts w:eastAsia="Calibri" w:cstheme="minorHAnsi"/>
          <w:bCs/>
          <w:color w:val="000000" w:themeColor="text1"/>
          <w:sz w:val="20"/>
          <w:szCs w:val="20"/>
          <w:lang w:val="en-GB"/>
        </w:rPr>
        <w:t xml:space="preserve"> random variables with mean = 0 and variance </w:t>
      </w:r>
      <w:r w:rsidR="008771A0" w:rsidRPr="00FF7044">
        <w:rPr>
          <w:rFonts w:ascii="Symbol" w:eastAsia="Calibri" w:hAnsi="Symbol" w:cstheme="minorHAnsi"/>
          <w:bCs/>
          <w:color w:val="000000" w:themeColor="text1"/>
          <w:sz w:val="20"/>
          <w:szCs w:val="20"/>
          <w:lang w:val="en-GB"/>
        </w:rPr>
        <w:t>w</w:t>
      </w:r>
      <w:r w:rsidR="008771A0" w:rsidRPr="00FF7044">
        <w:rPr>
          <w:rFonts w:eastAsia="Calibri" w:cstheme="minorHAnsi"/>
          <w:bCs/>
          <w:color w:val="000000" w:themeColor="text1"/>
          <w:sz w:val="20"/>
          <w:szCs w:val="20"/>
          <w:vertAlign w:val="superscript"/>
          <w:lang w:val="en-GB"/>
        </w:rPr>
        <w:t>2</w:t>
      </w:r>
      <w:r w:rsidR="008771A0" w:rsidRPr="00FF7044">
        <w:rPr>
          <w:rFonts w:eastAsia="Calibri" w:cstheme="minorHAnsi"/>
          <w:bCs/>
          <w:color w:val="000000" w:themeColor="text1"/>
          <w:sz w:val="20"/>
          <w:szCs w:val="20"/>
          <w:lang w:val="en-GB"/>
        </w:rPr>
        <w:t xml:space="preserve"> and </w:t>
      </w:r>
      <w:r w:rsidR="008771A0" w:rsidRPr="00FF7044">
        <w:rPr>
          <w:rFonts w:ascii="Symbol" w:eastAsia="Calibri" w:hAnsi="Symbol" w:cs="Calibri"/>
          <w:bCs/>
          <w:color w:val="000000" w:themeColor="text1"/>
          <w:sz w:val="20"/>
          <w:szCs w:val="20"/>
          <w:lang w:val="en-GB"/>
        </w:rPr>
        <w:t>s</w:t>
      </w:r>
      <w:r w:rsidR="008771A0" w:rsidRPr="00FF7044">
        <w:rPr>
          <w:rFonts w:eastAsia="Calibri" w:cstheme="minorHAnsi"/>
          <w:bCs/>
          <w:color w:val="000000" w:themeColor="text1"/>
          <w:sz w:val="20"/>
          <w:szCs w:val="20"/>
          <w:vertAlign w:val="superscript"/>
          <w:lang w:val="en-GB"/>
        </w:rPr>
        <w:t>2</w:t>
      </w:r>
      <w:r w:rsidR="008771A0" w:rsidRPr="00FF7044">
        <w:rPr>
          <w:rFonts w:eastAsia="Calibri" w:cstheme="minorHAnsi"/>
          <w:bCs/>
          <w:color w:val="000000" w:themeColor="text1"/>
          <w:sz w:val="20"/>
          <w:szCs w:val="20"/>
          <w:lang w:val="en-GB"/>
        </w:rPr>
        <w:t>.</w:t>
      </w:r>
      <w:r w:rsidR="003476BD" w:rsidRPr="00FF7044">
        <w:rPr>
          <w:rFonts w:eastAsia="Calibri" w:cstheme="minorHAnsi"/>
          <w:bCs/>
          <w:color w:val="000000" w:themeColor="text1"/>
          <w:sz w:val="20"/>
          <w:szCs w:val="20"/>
          <w:lang w:val="en-GB"/>
        </w:rPr>
        <w:t xml:space="preserve"> FDC: </w:t>
      </w:r>
      <w:r w:rsidR="008B4D24" w:rsidRPr="00FF7044">
        <w:rPr>
          <w:rFonts w:eastAsia="Calibri" w:cstheme="minorHAnsi"/>
          <w:bCs/>
          <w:color w:val="000000" w:themeColor="text1"/>
          <w:sz w:val="20"/>
          <w:szCs w:val="20"/>
          <w:lang w:val="en-GB"/>
        </w:rPr>
        <w:t>Fixed dose combin</w:t>
      </w:r>
      <w:r w:rsidR="00267E09" w:rsidRPr="00FF7044">
        <w:rPr>
          <w:rFonts w:eastAsia="Calibri" w:cstheme="minorHAnsi"/>
          <w:bCs/>
          <w:color w:val="000000" w:themeColor="text1"/>
          <w:sz w:val="20"/>
          <w:szCs w:val="20"/>
          <w:lang w:val="en-GB"/>
        </w:rPr>
        <w:t>ed formulation.</w:t>
      </w:r>
    </w:p>
    <w:p w14:paraId="60D6DBB7" w14:textId="77777777" w:rsidR="00EE1823" w:rsidRPr="00FF7044" w:rsidRDefault="00EE1823" w:rsidP="005E017D">
      <w:pPr>
        <w:rPr>
          <w:rFonts w:eastAsia="Calibri" w:cstheme="minorHAnsi"/>
          <w:bCs/>
          <w:color w:val="000000" w:themeColor="text1"/>
          <w:sz w:val="20"/>
          <w:szCs w:val="20"/>
          <w:vertAlign w:val="superscript"/>
          <w:lang w:val="en-GB"/>
        </w:rPr>
        <w:sectPr w:rsidR="00EE1823" w:rsidRPr="00FF7044" w:rsidSect="007E4C61">
          <w:pgSz w:w="11906" w:h="16838"/>
          <w:pgMar w:top="1417" w:right="1701" w:bottom="1417" w:left="1701" w:header="708" w:footer="708" w:gutter="0"/>
          <w:cols w:space="708"/>
          <w:docGrid w:linePitch="360"/>
        </w:sectPr>
      </w:pPr>
    </w:p>
    <w:p w14:paraId="312D8B90" w14:textId="2499CAF5" w:rsidR="00EE1823" w:rsidRPr="00FF7044" w:rsidRDefault="00EE1823" w:rsidP="006B577A">
      <w:pPr>
        <w:rPr>
          <w:rFonts w:ascii="Calibri" w:eastAsia="Calibri" w:hAnsi="Calibri" w:cs="Calibri"/>
          <w:color w:val="000000" w:themeColor="text1"/>
          <w:lang w:val="en-GB"/>
        </w:rPr>
      </w:pPr>
      <w:r w:rsidRPr="00FF7044">
        <w:rPr>
          <w:color w:val="000000" w:themeColor="text1"/>
          <w:lang w:val="en-GB"/>
        </w:rPr>
        <w:lastRenderedPageBreak/>
        <w:t xml:space="preserve">Table </w:t>
      </w:r>
      <w:r w:rsidR="009C6F35" w:rsidRPr="00FF7044">
        <w:rPr>
          <w:color w:val="000000" w:themeColor="text1"/>
          <w:lang w:val="en-GB"/>
        </w:rPr>
        <w:t>S</w:t>
      </w:r>
      <w:r w:rsidR="0037211C" w:rsidRPr="00FF7044">
        <w:rPr>
          <w:color w:val="000000" w:themeColor="text1"/>
          <w:lang w:val="en-GB"/>
        </w:rPr>
        <w:t>5</w:t>
      </w:r>
      <w:r w:rsidRPr="00FF7044">
        <w:rPr>
          <w:rFonts w:ascii="Calibri" w:eastAsia="Calibri" w:hAnsi="Calibri" w:cs="Calibri"/>
          <w:color w:val="000000" w:themeColor="text1"/>
          <w:lang w:val="en-GB"/>
        </w:rPr>
        <w:t>: Pharmacokinetics parameters of the rifampicin (RIF) and 25-O-desacetil-rifampicin (</w:t>
      </w:r>
      <w:proofErr w:type="spellStart"/>
      <w:r w:rsidRPr="00FF7044">
        <w:rPr>
          <w:rFonts w:ascii="Calibri" w:eastAsia="Calibri" w:hAnsi="Calibri" w:cs="Calibri"/>
          <w:color w:val="000000" w:themeColor="text1"/>
          <w:lang w:val="en-GB"/>
        </w:rPr>
        <w:t>desRIF</w:t>
      </w:r>
      <w:proofErr w:type="spellEnd"/>
      <w:r w:rsidRPr="00FF7044">
        <w:rPr>
          <w:rFonts w:ascii="Calibri" w:eastAsia="Calibri" w:hAnsi="Calibri" w:cs="Calibri"/>
          <w:color w:val="000000" w:themeColor="text1"/>
          <w:lang w:val="en-GB"/>
        </w:rPr>
        <w:t xml:space="preserve">) model included of </w:t>
      </w:r>
      <w:r w:rsidR="00FB2CEF">
        <w:rPr>
          <w:rFonts w:ascii="Calibri" w:eastAsia="Calibri" w:hAnsi="Calibri" w:cs="Calibri"/>
          <w:color w:val="000000" w:themeColor="text1"/>
          <w:lang w:val="en-GB"/>
        </w:rPr>
        <w:t>Milán-</w:t>
      </w:r>
      <w:r w:rsidR="006B577A" w:rsidRPr="00FF7044">
        <w:rPr>
          <w:rFonts w:ascii="Calibri" w:eastAsia="Calibri" w:hAnsi="Calibri" w:cs="Calibri"/>
          <w:lang w:val="en-GB"/>
        </w:rPr>
        <w:t xml:space="preserve">Segovia et al., 2013 </w:t>
      </w:r>
      <w:r w:rsidR="006B577A" w:rsidRPr="00FF7044">
        <w:rPr>
          <w:rFonts w:ascii="Calibri" w:eastAsia="Calibri" w:hAnsi="Calibri" w:cs="Calibri"/>
          <w:lang w:val="en-GB"/>
        </w:rPr>
        <w:fldChar w:fldCharType="begin"/>
      </w:r>
      <w:r w:rsidR="007C74C4">
        <w:rPr>
          <w:rFonts w:ascii="Calibri" w:eastAsia="Calibri" w:hAnsi="Calibri" w:cs="Calibri"/>
          <w:lang w:val="en-GB"/>
        </w:rPr>
        <w:instrText xml:space="preserve"> ADDIN ZOTERO_ITEM CSL_CITATION {"citationID":"nIgyq4Lo","properties":{"formattedCitation":"[10]","plainCitation":"[10]","noteIndex":0},"citationItems":[{"id":1902,"uris":["http://zotero.org/users/3585549/items/KRA4V4U3"],"itemData":{"id":1902,"type":"article-journal","abstract":"What is known and Objective: Rifampicin (RIF) shows wide variability in its pharmacokinetics. The purpose of this study was to develop and validate a population pharmacokinetic model to characterize the inter- and intra-individual variability in pharmacokinetic parameters of RIF in Mexican patients. Methods: Ninety-four patients receiving antituberculosis therapy participated in this prospective study. Plasma concentration-time data were described using a one-compartment model with lag time, absorption and first-order elimination. The potential influence of demographic and clinical characteristics of the patients, and the pharmaceutical formulation (A, B, C and D) on the pharmacokinetics parameters, was evaluated by non-linear mixed-effect modelling (nonmem). Seventy-seven additional patients participated in the validation of the model. Results and Discussion: The final population pharmacokinetic model obtained was as follows: apparent clearance CL/F = 8·17 L/h (1·40 as high for males), apparent distribution volume Vd/F = 50·1 L (1·29 as high for males), absorption rate constant KaA = 0·391/h, KaB,C,D = 2·70/h, relative bioavailability FA = 0·468, FB,C,D = 1, lag time in the absorption phase Tlag = 0·264 h. The final model improved the precision on the parameter estimates (CL/F, Vd/F and Ka by 31·9%, 16·7% and 92·9%, respectively). The residual variability was 27·3%. What is new and Conclusion: Gender was associated with changes in CL/F and Vd/F whereas the pharmaceutical formulation was associated with changes in F and altered the Ka. The validation data set showed that the model could be used in clinical practice for Bayesian dose adjustment of RIF in TB patients.","container-title":"Journal of Clinical Pharmacy and Therapeutics","DOI":"10.1111/jcpt.12016","ISSN":"1365-2710","issue":"1","language":"en","license":"© 2012 Blackwell Publishing Ltd","page":"56-61","source":"Wiley Online Library","title":"Population pharmacokinetics of rifampicin in Mexican patients with tuberculosis","URL":"https://onlinelibrary.wiley.com/doi/abs/10.1111/jcpt.12016","volume":"38","author":[{"family":"Segovia","given":"R. C. Milán"},{"family":"Ramírez","given":"A. M. Domínguez"},{"family":"Cook","given":"H. Jung"},{"family":"Aquino","given":"M. Magaña"},{"family":"Pérez","given":"M. Vigna"},{"family":"Brundage","given":"R. C."},{"family":"Moreno","given":"S. Romano"}],"accessed":{"date-parts":[["2019",3,20]]},"issued":{"date-parts":[["2013"]]}}}],"schema":"https://github.com/citation-style-language/schema/raw/master/csl-citation.json"} </w:instrText>
      </w:r>
      <w:r w:rsidR="006B577A" w:rsidRPr="00FF7044">
        <w:rPr>
          <w:rFonts w:ascii="Calibri" w:eastAsia="Calibri" w:hAnsi="Calibri" w:cs="Calibri"/>
          <w:lang w:val="en-GB"/>
        </w:rPr>
        <w:fldChar w:fldCharType="separate"/>
      </w:r>
      <w:r w:rsidR="007C74C4" w:rsidRPr="00C30AC9">
        <w:rPr>
          <w:rFonts w:ascii="Calibri" w:hAnsi="Calibri" w:cs="Calibri"/>
          <w:lang w:val="en-GB"/>
        </w:rPr>
        <w:t>[1</w:t>
      </w:r>
      <w:r w:rsidR="00C30AC9">
        <w:rPr>
          <w:rFonts w:ascii="Calibri" w:hAnsi="Calibri" w:cs="Calibri"/>
          <w:lang w:val="en-GB"/>
        </w:rPr>
        <w:t>1</w:t>
      </w:r>
      <w:r w:rsidR="007C74C4" w:rsidRPr="00C30AC9">
        <w:rPr>
          <w:rFonts w:ascii="Calibri" w:hAnsi="Calibri" w:cs="Calibri"/>
          <w:lang w:val="en-GB"/>
        </w:rPr>
        <w:t>]</w:t>
      </w:r>
      <w:r w:rsidR="006B577A" w:rsidRPr="00FF7044">
        <w:rPr>
          <w:rFonts w:ascii="Calibri" w:eastAsia="Calibri" w:hAnsi="Calibri" w:cs="Calibri"/>
          <w:lang w:val="en-GB"/>
        </w:rPr>
        <w:fldChar w:fldCharType="end"/>
      </w:r>
      <w:r w:rsidRPr="00FF7044">
        <w:rPr>
          <w:rFonts w:ascii="Calibri" w:eastAsia="Calibri" w:hAnsi="Calibri" w:cs="Calibri"/>
          <w:color w:val="000000" w:themeColor="text1"/>
          <w:lang w:val="en-GB"/>
        </w:rPr>
        <w:t xml:space="preserve"> PK model as prior.</w:t>
      </w:r>
    </w:p>
    <w:tbl>
      <w:tblPr>
        <w:tblW w:w="6946" w:type="dxa"/>
        <w:tblInd w:w="-10" w:type="dxa"/>
        <w:tblCellMar>
          <w:left w:w="0" w:type="dxa"/>
          <w:right w:w="0" w:type="dxa"/>
        </w:tblCellMar>
        <w:tblLook w:val="0420" w:firstRow="1" w:lastRow="0" w:firstColumn="0" w:lastColumn="0" w:noHBand="0" w:noVBand="1"/>
      </w:tblPr>
      <w:tblGrid>
        <w:gridCol w:w="2268"/>
        <w:gridCol w:w="2268"/>
        <w:gridCol w:w="2410"/>
      </w:tblGrid>
      <w:tr w:rsidR="00EE1823" w:rsidRPr="00FF7044" w14:paraId="639769C3" w14:textId="77777777" w:rsidTr="00BF0778">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3B4FE104"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Parameters</w:t>
            </w:r>
          </w:p>
        </w:tc>
        <w:tc>
          <w:tcPr>
            <w:tcW w:w="2268"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027817CB"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Typical value (RSE)</w:t>
            </w:r>
          </w:p>
        </w:tc>
        <w:tc>
          <w:tcPr>
            <w:tcW w:w="2410" w:type="dxa"/>
            <w:tcBorders>
              <w:top w:val="single" w:sz="4" w:space="0" w:color="auto"/>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tcPr>
          <w:p w14:paraId="54358935"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IIV</w:t>
            </w:r>
          </w:p>
          <w:p w14:paraId="24DD9485" w14:textId="4F8BA81B"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 xml:space="preserve"> (RSE)</w:t>
            </w:r>
          </w:p>
        </w:tc>
      </w:tr>
      <w:tr w:rsidR="00EE1823" w:rsidRPr="00FF7044" w14:paraId="5F0FACFC" w14:textId="77777777" w:rsidTr="00BF0778">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2C14790"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CL/F (L/h)</w:t>
            </w:r>
          </w:p>
        </w:tc>
        <w:tc>
          <w:tcPr>
            <w:tcW w:w="226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BE34478" w14:textId="2ED43D46" w:rsidR="00EE1823" w:rsidRPr="00FF7044" w:rsidRDefault="0038544F"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8.17</w:t>
            </w:r>
            <w:r w:rsidR="00EE1823" w:rsidRPr="00FF7044">
              <w:rPr>
                <w:rFonts w:ascii="Calibri" w:eastAsia="Times New Roman" w:hAnsi="Calibri" w:cs="Calibri"/>
                <w:color w:val="000000"/>
                <w:kern w:val="24"/>
                <w:lang w:val="en-GB" w:eastAsia="en-GB"/>
              </w:rPr>
              <w:t xml:space="preserve"> (0.1 %)</w:t>
            </w:r>
          </w:p>
        </w:tc>
        <w:tc>
          <w:tcPr>
            <w:tcW w:w="2410"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8C66B50" w14:textId="0F681EB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w:t>
            </w:r>
            <w:r w:rsidR="00977B12" w:rsidRPr="00FF7044">
              <w:rPr>
                <w:rFonts w:ascii="Calibri" w:eastAsia="Times New Roman" w:hAnsi="Calibri" w:cs="Calibri"/>
                <w:color w:val="000000"/>
                <w:kern w:val="24"/>
                <w:lang w:val="en-GB" w:eastAsia="en-GB"/>
              </w:rPr>
              <w:t>6.5</w:t>
            </w:r>
            <w:r w:rsidRPr="00FF7044">
              <w:rPr>
                <w:rFonts w:ascii="Calibri" w:eastAsia="Times New Roman" w:hAnsi="Calibri" w:cs="Calibri"/>
                <w:color w:val="000000"/>
                <w:kern w:val="24"/>
                <w:lang w:val="en-GB" w:eastAsia="en-GB"/>
              </w:rPr>
              <w:t xml:space="preserve"> % (1</w:t>
            </w:r>
            <w:r w:rsidR="00977B12" w:rsidRPr="00FF7044">
              <w:rPr>
                <w:rFonts w:ascii="Calibri" w:eastAsia="Times New Roman" w:hAnsi="Calibri" w:cs="Calibri"/>
                <w:color w:val="000000"/>
                <w:kern w:val="24"/>
                <w:lang w:val="en-GB" w:eastAsia="en-GB"/>
              </w:rPr>
              <w:t>0.6</w:t>
            </w:r>
            <w:r w:rsidRPr="00FF7044">
              <w:rPr>
                <w:rFonts w:ascii="Calibri" w:eastAsia="Times New Roman" w:hAnsi="Calibri" w:cs="Calibri"/>
                <w:color w:val="000000"/>
                <w:kern w:val="24"/>
                <w:lang w:val="en-GB" w:eastAsia="en-GB"/>
              </w:rPr>
              <w:t xml:space="preserve"> %)</w:t>
            </w:r>
          </w:p>
        </w:tc>
      </w:tr>
      <w:tr w:rsidR="00EE1823" w:rsidRPr="00FF7044" w14:paraId="51F9641E"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76C1FFA"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V/F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A13B142" w14:textId="75E0CA5C" w:rsidR="00EE1823" w:rsidRPr="00FF7044" w:rsidRDefault="0038544F"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25</w:t>
            </w:r>
            <w:r w:rsidR="00EE1823" w:rsidRPr="00FF7044">
              <w:rPr>
                <w:rFonts w:ascii="Calibri" w:eastAsia="Times New Roman" w:hAnsi="Calibri" w:cs="Calibri"/>
                <w:color w:val="000000"/>
                <w:kern w:val="24"/>
                <w:lang w:val="en-GB" w:eastAsia="en-GB"/>
              </w:rPr>
              <w:t xml:space="preserve"> (</w:t>
            </w:r>
            <w:r w:rsidR="00CA7BD9" w:rsidRPr="00FF7044">
              <w:rPr>
                <w:rFonts w:ascii="Calibri" w:eastAsia="Times New Roman" w:hAnsi="Calibri" w:cs="Calibri"/>
                <w:color w:val="000000"/>
                <w:kern w:val="24"/>
                <w:lang w:val="en-GB" w:eastAsia="en-GB"/>
              </w:rPr>
              <w:t>4.7</w:t>
            </w:r>
            <w:r w:rsidR="00EE1823"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083F922" w14:textId="77777777" w:rsidR="00EE1823" w:rsidRPr="00FF7044" w:rsidRDefault="00EE1823" w:rsidP="00BF0778">
            <w:pPr>
              <w:spacing w:after="0" w:line="240" w:lineRule="auto"/>
              <w:rPr>
                <w:rFonts w:ascii="Arial" w:eastAsia="Times New Roman" w:hAnsi="Arial" w:cs="Arial"/>
                <w:lang w:val="en-GB" w:eastAsia="en-GB"/>
              </w:rPr>
            </w:pPr>
          </w:p>
        </w:tc>
      </w:tr>
      <w:tr w:rsidR="00EE1823" w:rsidRPr="00FF7044" w14:paraId="6C53C692"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782B9C6"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MTT (h)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D1DC9D5" w14:textId="7522D83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1.1</w:t>
            </w:r>
            <w:r w:rsidR="007B0D20" w:rsidRPr="00FF7044">
              <w:rPr>
                <w:rFonts w:ascii="Calibri" w:eastAsia="Times New Roman" w:hAnsi="Calibri" w:cs="Calibri"/>
                <w:color w:val="000000"/>
                <w:kern w:val="24"/>
                <w:lang w:val="en-GB" w:eastAsia="en-GB"/>
              </w:rPr>
              <w:t>3</w:t>
            </w:r>
            <w:r w:rsidRPr="00FF7044">
              <w:rPr>
                <w:rFonts w:ascii="Calibri" w:eastAsia="Times New Roman" w:hAnsi="Calibri" w:cs="Calibri"/>
                <w:color w:val="000000"/>
                <w:kern w:val="24"/>
                <w:lang w:val="en-GB" w:eastAsia="en-GB"/>
              </w:rPr>
              <w:t xml:space="preserve"> (9.0 %)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AD4AF3F" w14:textId="5CF2594F" w:rsidR="00EE1823" w:rsidRPr="00FF7044" w:rsidRDefault="007112B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49.9</w:t>
            </w:r>
            <w:r w:rsidR="00EE1823" w:rsidRPr="00FF7044">
              <w:rPr>
                <w:rFonts w:ascii="Calibri" w:eastAsia="Times New Roman" w:hAnsi="Calibri" w:cs="Calibri"/>
                <w:color w:val="000000"/>
                <w:kern w:val="24"/>
                <w:lang w:val="en-GB" w:eastAsia="en-GB"/>
              </w:rPr>
              <w:t xml:space="preserve"> % (7.</w:t>
            </w:r>
            <w:r w:rsidRPr="00FF7044">
              <w:rPr>
                <w:rFonts w:ascii="Calibri" w:eastAsia="Times New Roman" w:hAnsi="Calibri" w:cs="Calibri"/>
                <w:color w:val="000000"/>
                <w:kern w:val="24"/>
                <w:lang w:val="en-GB" w:eastAsia="en-GB"/>
              </w:rPr>
              <w:t>8</w:t>
            </w:r>
            <w:r w:rsidR="00EE1823" w:rsidRPr="00FF7044">
              <w:rPr>
                <w:rFonts w:ascii="Calibri" w:eastAsia="Times New Roman" w:hAnsi="Calibri" w:cs="Calibri"/>
                <w:color w:val="000000"/>
                <w:kern w:val="24"/>
                <w:lang w:val="en-GB" w:eastAsia="en-GB"/>
              </w:rPr>
              <w:t xml:space="preserve"> %)</w:t>
            </w:r>
          </w:p>
        </w:tc>
      </w:tr>
      <w:tr w:rsidR="00EE1823" w:rsidRPr="00FF7044" w14:paraId="41649E6C"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4F5C234" w14:textId="41EE132A"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Frel</w:t>
            </w:r>
            <w:r w:rsidR="00547361" w:rsidRPr="00FF7044">
              <w:rPr>
                <w:rFonts w:ascii="Calibri" w:eastAsia="Times New Roman" w:hAnsi="Calibri" w:cs="Calibri"/>
                <w:color w:val="000000"/>
                <w:kern w:val="24"/>
                <w:lang w:val="en-GB" w:eastAsia="en-GB"/>
              </w:rPr>
              <w:t xml:space="preserve"> formulation A</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32825C6" w14:textId="7504B5F6"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0.4</w:t>
            </w:r>
            <w:r w:rsidR="007B0D20" w:rsidRPr="00FF7044">
              <w:rPr>
                <w:rFonts w:ascii="Calibri" w:eastAsia="Times New Roman" w:hAnsi="Calibri" w:cs="Calibri"/>
                <w:color w:val="000000"/>
                <w:kern w:val="24"/>
                <w:lang w:val="en-GB" w:eastAsia="en-GB"/>
              </w:rPr>
              <w:t>97</w:t>
            </w:r>
            <w:r w:rsidRPr="00FF7044">
              <w:rPr>
                <w:rFonts w:ascii="Calibri" w:eastAsia="Times New Roman" w:hAnsi="Calibri" w:cs="Calibri"/>
                <w:color w:val="000000"/>
                <w:kern w:val="24"/>
                <w:lang w:val="en-GB" w:eastAsia="en-GB"/>
              </w:rPr>
              <w:t xml:space="preserve"> (</w:t>
            </w:r>
            <w:r w:rsidR="007B0D20" w:rsidRPr="00FF7044">
              <w:rPr>
                <w:rFonts w:ascii="Calibri" w:eastAsia="Times New Roman" w:hAnsi="Calibri" w:cs="Calibri"/>
                <w:color w:val="000000"/>
                <w:kern w:val="24"/>
                <w:lang w:val="en-GB" w:eastAsia="en-GB"/>
              </w:rPr>
              <w:t>10</w:t>
            </w:r>
            <w:r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63DF172" w14:textId="515EF91B"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44.</w:t>
            </w:r>
            <w:r w:rsidR="005B0808" w:rsidRPr="00FF7044">
              <w:rPr>
                <w:rFonts w:ascii="Calibri" w:eastAsia="Times New Roman" w:hAnsi="Calibri" w:cs="Calibri"/>
                <w:color w:val="000000"/>
                <w:kern w:val="24"/>
                <w:lang w:val="en-GB" w:eastAsia="en-GB"/>
              </w:rPr>
              <w:t>7</w:t>
            </w:r>
            <w:r w:rsidRPr="00FF7044">
              <w:rPr>
                <w:rFonts w:ascii="Calibri" w:eastAsia="Times New Roman" w:hAnsi="Calibri" w:cs="Calibri"/>
                <w:color w:val="000000"/>
                <w:kern w:val="24"/>
                <w:lang w:val="en-GB" w:eastAsia="en-GB"/>
              </w:rPr>
              <w:t xml:space="preserve"> % (10.</w:t>
            </w:r>
            <w:r w:rsidR="005B0808" w:rsidRPr="00FF7044">
              <w:rPr>
                <w:rFonts w:ascii="Calibri" w:eastAsia="Times New Roman" w:hAnsi="Calibri" w:cs="Calibri"/>
                <w:color w:val="000000"/>
                <w:kern w:val="24"/>
                <w:lang w:val="en-GB" w:eastAsia="en-GB"/>
              </w:rPr>
              <w:t>6</w:t>
            </w:r>
            <w:r w:rsidRPr="00FF7044">
              <w:rPr>
                <w:rFonts w:ascii="Calibri" w:eastAsia="Times New Roman" w:hAnsi="Calibri" w:cs="Calibri"/>
                <w:color w:val="000000"/>
                <w:kern w:val="24"/>
                <w:lang w:val="en-GB" w:eastAsia="en-GB"/>
              </w:rPr>
              <w:t xml:space="preserve"> %)</w:t>
            </w:r>
          </w:p>
        </w:tc>
      </w:tr>
      <w:tr w:rsidR="0006286C" w:rsidRPr="00FF7044" w14:paraId="019150C6"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2C99F70" w14:textId="39BD8BC4" w:rsidR="0006286C" w:rsidRPr="00FF7044" w:rsidRDefault="0006286C"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Frel</w:t>
            </w:r>
            <w:r w:rsidR="00547361" w:rsidRPr="00FF7044">
              <w:rPr>
                <w:rFonts w:ascii="Calibri" w:eastAsia="Times New Roman" w:hAnsi="Calibri" w:cs="Calibri"/>
                <w:color w:val="000000"/>
                <w:kern w:val="24"/>
                <w:lang w:val="en-GB" w:eastAsia="en-GB"/>
              </w:rPr>
              <w:t xml:space="preserve"> reference</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BF66453" w14:textId="5F839D82" w:rsidR="0006286C" w:rsidRPr="00FF7044" w:rsidRDefault="00602255"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0.232 (10 %)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673BFC8" w14:textId="77777777" w:rsidR="0006286C" w:rsidRPr="00FF7044" w:rsidRDefault="0006286C" w:rsidP="00BF0778">
            <w:pPr>
              <w:spacing w:after="0" w:line="240" w:lineRule="auto"/>
              <w:rPr>
                <w:rFonts w:ascii="Calibri" w:eastAsia="Times New Roman" w:hAnsi="Calibri" w:cs="Calibri"/>
                <w:color w:val="000000"/>
                <w:kern w:val="24"/>
                <w:lang w:val="en-GB" w:eastAsia="en-GB"/>
              </w:rPr>
            </w:pPr>
          </w:p>
        </w:tc>
      </w:tr>
      <w:tr w:rsidR="00EE1823" w:rsidRPr="00FF7044" w14:paraId="03C7D73C"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C1E6063" w14:textId="17D2CA3E" w:rsidR="00EE1823" w:rsidRPr="00FF7044" w:rsidRDefault="00547361"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N</w:t>
            </w:r>
            <w:r w:rsidR="00EE1823" w:rsidRPr="00FF7044">
              <w:rPr>
                <w:rFonts w:ascii="Calibri" w:eastAsia="Times New Roman" w:hAnsi="Calibri" w:cs="Calibri"/>
                <w:color w:val="000000"/>
                <w:kern w:val="24"/>
                <w:lang w:val="en-GB" w:eastAsia="en-GB"/>
              </w:rPr>
              <w:t>n</w:t>
            </w:r>
            <w:proofErr w:type="spellEnd"/>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46496EC"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 (fix)</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1FEB738" w14:textId="77777777" w:rsidR="00EE1823" w:rsidRPr="00FF7044" w:rsidRDefault="00EE1823" w:rsidP="00BF0778">
            <w:pPr>
              <w:spacing w:after="0" w:line="240" w:lineRule="auto"/>
              <w:rPr>
                <w:rFonts w:ascii="Arial" w:eastAsia="Times New Roman" w:hAnsi="Arial" w:cs="Arial"/>
                <w:lang w:val="en-GB" w:eastAsia="en-GB"/>
              </w:rPr>
            </w:pPr>
          </w:p>
        </w:tc>
      </w:tr>
      <w:tr w:rsidR="00EE1823" w:rsidRPr="00FF7044" w14:paraId="1935C20A"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498BDE3"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2B983EF"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20732D3" w14:textId="1417434C" w:rsidR="00EE1823" w:rsidRPr="00FF7044" w:rsidRDefault="007112B6"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37.4</w:t>
            </w:r>
            <w:r w:rsidR="00EE1823" w:rsidRPr="00FF7044">
              <w:rPr>
                <w:rFonts w:ascii="Calibri" w:eastAsia="Times New Roman" w:hAnsi="Calibri" w:cs="Calibri"/>
                <w:color w:val="000000"/>
                <w:kern w:val="24"/>
                <w:lang w:val="en-GB" w:eastAsia="en-GB"/>
              </w:rPr>
              <w:t xml:space="preserve"> % (</w:t>
            </w:r>
            <w:r w:rsidRPr="00FF7044">
              <w:rPr>
                <w:rFonts w:ascii="Calibri" w:eastAsia="Times New Roman" w:hAnsi="Calibri" w:cs="Calibri"/>
                <w:color w:val="000000"/>
                <w:kern w:val="24"/>
                <w:lang w:val="en-GB" w:eastAsia="en-GB"/>
              </w:rPr>
              <w:t>15.7</w:t>
            </w:r>
            <w:r w:rsidR="00EE1823" w:rsidRPr="00FF7044">
              <w:rPr>
                <w:rFonts w:ascii="Calibri" w:eastAsia="Times New Roman" w:hAnsi="Calibri" w:cs="Calibri"/>
                <w:color w:val="000000"/>
                <w:kern w:val="24"/>
                <w:lang w:val="en-GB" w:eastAsia="en-GB"/>
              </w:rPr>
              <w:t xml:space="preserve"> %)</w:t>
            </w:r>
          </w:p>
        </w:tc>
      </w:tr>
      <w:tr w:rsidR="00EE1823" w:rsidRPr="00FF7044" w14:paraId="0EC0D7EA"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E61B700" w14:textId="77777777" w:rsidR="00EE1823" w:rsidRPr="00FF7044" w:rsidRDefault="00EE1823"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CLm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(L/h)</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5B64BC6" w14:textId="1DC6147E" w:rsidR="00EE1823" w:rsidRPr="00FF7044" w:rsidRDefault="00CA7BD9"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85.3</w:t>
            </w:r>
            <w:r w:rsidR="00EE1823" w:rsidRPr="00FF7044">
              <w:rPr>
                <w:rFonts w:ascii="Calibri" w:eastAsia="Times New Roman" w:hAnsi="Calibri" w:cs="Calibri"/>
                <w:color w:val="000000"/>
                <w:kern w:val="24"/>
                <w:lang w:val="en-GB" w:eastAsia="en-GB"/>
              </w:rPr>
              <w:t xml:space="preserve"> (5.</w:t>
            </w:r>
            <w:r w:rsidRPr="00FF7044">
              <w:rPr>
                <w:rFonts w:ascii="Calibri" w:eastAsia="Times New Roman" w:hAnsi="Calibri" w:cs="Calibri"/>
                <w:color w:val="000000"/>
                <w:kern w:val="24"/>
                <w:lang w:val="en-GB" w:eastAsia="en-GB"/>
              </w:rPr>
              <w:t>5</w:t>
            </w:r>
            <w:r w:rsidR="00EE1823"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D85BD6C" w14:textId="1B8EF4E3" w:rsidR="00EE1823" w:rsidRPr="00FF7044" w:rsidRDefault="00EE1823" w:rsidP="00BF0778">
            <w:pPr>
              <w:spacing w:after="0" w:line="240" w:lineRule="auto"/>
              <w:rPr>
                <w:rFonts w:ascii="Arial" w:eastAsia="Times New Roman" w:hAnsi="Arial" w:cs="Arial"/>
                <w:lang w:val="en-GB" w:eastAsia="en-GB"/>
              </w:rPr>
            </w:pPr>
          </w:p>
        </w:tc>
      </w:tr>
      <w:tr w:rsidR="00EE1823" w:rsidRPr="00FF7044" w14:paraId="5A742EA0"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727F344" w14:textId="77777777" w:rsidR="00EE1823" w:rsidRPr="00FF7044" w:rsidRDefault="00EE1823"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Vm</w:t>
            </w:r>
            <w:proofErr w:type="spellEnd"/>
            <w:r w:rsidRPr="00FF7044">
              <w:rPr>
                <w:rFonts w:ascii="Calibri" w:eastAsia="Times New Roman" w:hAnsi="Calibri" w:cs="Calibri"/>
                <w:color w:val="000000"/>
                <w:kern w:val="24"/>
                <w:lang w:val="en-GB" w:eastAsia="en-GB"/>
              </w:rPr>
              <w:t>/F</w:t>
            </w:r>
            <m:oMath>
              <m:r>
                <w:rPr>
                  <w:rFonts w:ascii="Cambria Math" w:eastAsia="Cambria Math" w:hAnsi="Cambria Math" w:cs="Arial"/>
                  <w:color w:val="000000"/>
                  <w:kern w:val="24"/>
                  <w:lang w:val="en-GB" w:eastAsia="en-GB"/>
                </w:rPr>
                <m:t>∙</m:t>
              </m:r>
            </m:oMath>
            <w:r w:rsidRPr="00FF7044">
              <w:rPr>
                <w:rFonts w:ascii="Calibri" w:eastAsia="Times New Roman" w:hAnsi="Calibri" w:cs="Calibri"/>
                <w:color w:val="000000"/>
                <w:kern w:val="24"/>
                <w:lang w:val="en-GB" w:eastAsia="en-GB"/>
              </w:rPr>
              <w:t>Fm (L)</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2AC4793" w14:textId="6F952EEB" w:rsidR="00EE1823" w:rsidRPr="00FF7044" w:rsidRDefault="007B0D20"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52.3</w:t>
            </w:r>
            <w:r w:rsidR="00EE1823" w:rsidRPr="00FF7044">
              <w:rPr>
                <w:rFonts w:ascii="Calibri" w:eastAsia="Times New Roman" w:hAnsi="Calibri" w:cs="Calibri"/>
                <w:color w:val="000000"/>
                <w:kern w:val="24"/>
                <w:lang w:val="en-GB" w:eastAsia="en-GB"/>
              </w:rPr>
              <w:t xml:space="preserve"> (12.</w:t>
            </w:r>
            <w:r w:rsidRPr="00FF7044">
              <w:rPr>
                <w:rFonts w:ascii="Calibri" w:eastAsia="Times New Roman" w:hAnsi="Calibri" w:cs="Calibri"/>
                <w:color w:val="000000"/>
                <w:kern w:val="24"/>
                <w:lang w:val="en-GB" w:eastAsia="en-GB"/>
              </w:rPr>
              <w:t>2</w:t>
            </w:r>
            <w:r w:rsidR="00EE1823" w:rsidRPr="00FF7044">
              <w:rPr>
                <w:rFonts w:ascii="Calibri" w:eastAsia="Times New Roman" w:hAnsi="Calibri" w:cs="Calibri"/>
                <w:color w:val="000000"/>
                <w:kern w:val="24"/>
                <w:lang w:val="en-GB" w:eastAsia="en-GB"/>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642C45E" w14:textId="27D3EEC3"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58.1 % (21.</w:t>
            </w:r>
            <w:r w:rsidR="005B0808" w:rsidRPr="00FF7044">
              <w:rPr>
                <w:rFonts w:ascii="Calibri" w:eastAsia="Times New Roman" w:hAnsi="Calibri" w:cs="Calibri"/>
                <w:color w:val="000000"/>
                <w:kern w:val="24"/>
                <w:lang w:val="en-GB" w:eastAsia="en-GB"/>
              </w:rPr>
              <w:t>9</w:t>
            </w:r>
            <w:r w:rsidRPr="00FF7044">
              <w:rPr>
                <w:rFonts w:ascii="Calibri" w:eastAsia="Times New Roman" w:hAnsi="Calibri" w:cs="Calibri"/>
                <w:color w:val="000000"/>
                <w:kern w:val="24"/>
                <w:lang w:val="en-GB" w:eastAsia="en-GB"/>
              </w:rPr>
              <w:t xml:space="preserve"> %)</w:t>
            </w:r>
          </w:p>
        </w:tc>
      </w:tr>
      <w:tr w:rsidR="00EE1823" w:rsidRPr="00FF7044" w14:paraId="40FE2EF1"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362DA038" w14:textId="22055EA5" w:rsidR="00EE1823" w:rsidRPr="00FF7044" w:rsidRDefault="008E123C"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Correlation</w:t>
            </w:r>
            <w:r w:rsidR="00EE1823" w:rsidRPr="00FF7044">
              <w:rPr>
                <w:rFonts w:ascii="Calibri" w:eastAsia="Times New Roman" w:hAnsi="Calibri" w:cs="Calibri"/>
                <w:color w:val="000000"/>
                <w:kern w:val="24"/>
                <w:lang w:val="en-GB" w:eastAsia="en-GB"/>
              </w:rPr>
              <w:t xml:space="preserve"> </w:t>
            </w:r>
            <w:r w:rsidR="00EE1823" w:rsidRPr="00FF7044">
              <w:rPr>
                <w:rFonts w:ascii="Symbol" w:eastAsia="Times New Roman" w:hAnsi="Symbol" w:cs="Calibri"/>
                <w:color w:val="000000"/>
                <w:kern w:val="24"/>
                <w:lang w:val="en-GB" w:eastAsia="en-GB"/>
              </w:rPr>
              <w:t>w</w:t>
            </w:r>
            <w:r w:rsidR="00EE1823" w:rsidRPr="00FF7044">
              <w:rPr>
                <w:rFonts w:ascii="Calibri" w:eastAsia="Times New Roman" w:hAnsi="Calibri" w:cs="Calibri"/>
                <w:color w:val="000000"/>
                <w:kern w:val="24"/>
                <w:vertAlign w:val="superscript"/>
                <w:lang w:val="en-GB" w:eastAsia="en-GB"/>
              </w:rPr>
              <w:t>2</w:t>
            </w:r>
          </w:p>
          <w:p w14:paraId="0F6853FF"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CL/F - Fm</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306B1456"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6F7F1A6" w14:textId="57E11BB2"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kern w:val="24"/>
                <w:lang w:val="en-GB" w:eastAsia="en-GB"/>
              </w:rPr>
              <w:t>7</w:t>
            </w:r>
            <w:r w:rsidR="00F42D5A" w:rsidRPr="00FF7044">
              <w:rPr>
                <w:rFonts w:ascii="Calibri" w:eastAsia="Times New Roman" w:hAnsi="Calibri" w:cs="Calibri"/>
                <w:kern w:val="24"/>
                <w:lang w:val="en-GB" w:eastAsia="en-GB"/>
              </w:rPr>
              <w:t>1.3</w:t>
            </w:r>
            <w:r w:rsidRPr="00FF7044">
              <w:rPr>
                <w:rFonts w:ascii="Calibri" w:eastAsia="Times New Roman" w:hAnsi="Calibri" w:cs="Calibri"/>
                <w:kern w:val="24"/>
                <w:lang w:val="en-GB" w:eastAsia="en-GB"/>
              </w:rPr>
              <w:t xml:space="preserve"> % (2.</w:t>
            </w:r>
            <w:r w:rsidR="00F42D5A" w:rsidRPr="00FF7044">
              <w:rPr>
                <w:rFonts w:ascii="Calibri" w:eastAsia="Times New Roman" w:hAnsi="Calibri" w:cs="Calibri"/>
                <w:kern w:val="24"/>
                <w:lang w:val="en-GB" w:eastAsia="en-GB"/>
              </w:rPr>
              <w:t>28</w:t>
            </w:r>
            <w:r w:rsidRPr="00FF7044">
              <w:rPr>
                <w:rFonts w:ascii="Calibri" w:eastAsia="Times New Roman" w:hAnsi="Calibri" w:cs="Calibri"/>
                <w:kern w:val="24"/>
                <w:lang w:val="en-GB" w:eastAsia="en-GB"/>
              </w:rPr>
              <w:t xml:space="preserve"> %)</w:t>
            </w:r>
          </w:p>
        </w:tc>
      </w:tr>
      <w:tr w:rsidR="00EE1823" w:rsidRPr="00FF7044" w14:paraId="10C24A77"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25BB1E2"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RUV of RIF</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42C41F3E"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78EF55FA" w14:textId="5F399E4F"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kern w:val="24"/>
                <w:lang w:val="en-GB" w:eastAsia="en-GB"/>
              </w:rPr>
              <w:t>20.</w:t>
            </w:r>
            <w:r w:rsidR="00D67CD2" w:rsidRPr="00FF7044">
              <w:rPr>
                <w:rFonts w:ascii="Calibri" w:eastAsia="Times New Roman" w:hAnsi="Calibri" w:cs="Calibri"/>
                <w:kern w:val="24"/>
                <w:lang w:val="en-GB" w:eastAsia="en-GB"/>
              </w:rPr>
              <w:t>2</w:t>
            </w:r>
            <w:r w:rsidRPr="00FF7044">
              <w:rPr>
                <w:rFonts w:ascii="Calibri" w:eastAsia="Times New Roman" w:hAnsi="Calibri" w:cs="Calibri"/>
                <w:kern w:val="24"/>
                <w:lang w:val="en-GB" w:eastAsia="en-GB"/>
              </w:rPr>
              <w:t xml:space="preserve"> % (</w:t>
            </w:r>
            <w:r w:rsidR="00D67CD2" w:rsidRPr="00FF7044">
              <w:rPr>
                <w:rFonts w:ascii="Calibri" w:eastAsia="Times New Roman" w:hAnsi="Calibri" w:cs="Calibri"/>
                <w:kern w:val="24"/>
                <w:lang w:val="en-GB" w:eastAsia="en-GB"/>
              </w:rPr>
              <w:t>37.9</w:t>
            </w:r>
            <w:r w:rsidRPr="00FF7044">
              <w:rPr>
                <w:rFonts w:ascii="Calibri" w:eastAsia="Times New Roman" w:hAnsi="Calibri" w:cs="Calibri"/>
                <w:kern w:val="24"/>
                <w:lang w:val="en-GB" w:eastAsia="en-GB"/>
              </w:rPr>
              <w:t xml:space="preserve"> %)</w:t>
            </w:r>
          </w:p>
        </w:tc>
      </w:tr>
      <w:tr w:rsidR="00EE1823" w:rsidRPr="00FF7044" w14:paraId="6B08F036" w14:textId="77777777" w:rsidTr="00BF0778">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08AF676A"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 xml:space="preserve">RUV of </w:t>
            </w:r>
            <w:proofErr w:type="spellStart"/>
            <w:r w:rsidRPr="00FF7044">
              <w:rPr>
                <w:rFonts w:ascii="Calibri" w:eastAsia="Times New Roman" w:hAnsi="Calibri" w:cs="Calibri"/>
                <w:color w:val="000000"/>
                <w:kern w:val="24"/>
                <w:lang w:val="en-GB" w:eastAsia="en-GB"/>
              </w:rPr>
              <w:t>desRIF</w:t>
            </w:r>
            <w:proofErr w:type="spellEnd"/>
          </w:p>
        </w:tc>
        <w:tc>
          <w:tcPr>
            <w:tcW w:w="2268"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4C1EF91E"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nil"/>
              <w:bottom w:val="single" w:sz="8" w:space="0" w:color="000000"/>
              <w:right w:val="nil"/>
            </w:tcBorders>
            <w:shd w:val="clear" w:color="auto" w:fill="auto"/>
            <w:tcMar>
              <w:top w:w="72" w:type="dxa"/>
              <w:left w:w="144" w:type="dxa"/>
              <w:bottom w:w="72" w:type="dxa"/>
              <w:right w:w="144" w:type="dxa"/>
            </w:tcMar>
            <w:vAlign w:val="center"/>
          </w:tcPr>
          <w:p w14:paraId="5B47C2CC" w14:textId="7CF1F485" w:rsidR="00EE1823" w:rsidRPr="00FF7044" w:rsidRDefault="00EE1823" w:rsidP="00BF0778">
            <w:pPr>
              <w:spacing w:after="0" w:line="240" w:lineRule="auto"/>
              <w:rPr>
                <w:rFonts w:ascii="Calibri" w:eastAsia="Times New Roman" w:hAnsi="Calibri" w:cs="Calibri"/>
                <w:kern w:val="24"/>
                <w:lang w:val="en-GB" w:eastAsia="en-GB"/>
              </w:rPr>
            </w:pPr>
            <w:r w:rsidRPr="00FF7044">
              <w:rPr>
                <w:rFonts w:ascii="Calibri" w:eastAsia="Times New Roman" w:hAnsi="Calibri" w:cs="Calibri"/>
                <w:kern w:val="24"/>
                <w:lang w:val="en-GB" w:eastAsia="en-GB"/>
              </w:rPr>
              <w:t>34.</w:t>
            </w:r>
            <w:r w:rsidR="004855B8" w:rsidRPr="00FF7044">
              <w:rPr>
                <w:rFonts w:ascii="Calibri" w:eastAsia="Times New Roman" w:hAnsi="Calibri" w:cs="Calibri"/>
                <w:kern w:val="24"/>
                <w:lang w:val="en-GB" w:eastAsia="en-GB"/>
              </w:rPr>
              <w:t>1</w:t>
            </w:r>
            <w:r w:rsidRPr="00FF7044">
              <w:rPr>
                <w:rFonts w:ascii="Calibri" w:eastAsia="Times New Roman" w:hAnsi="Calibri" w:cs="Calibri"/>
                <w:kern w:val="24"/>
                <w:lang w:val="en-GB" w:eastAsia="en-GB"/>
              </w:rPr>
              <w:t xml:space="preserve"> % (2</w:t>
            </w:r>
            <w:r w:rsidR="004855B8" w:rsidRPr="00FF7044">
              <w:rPr>
                <w:rFonts w:ascii="Calibri" w:eastAsia="Times New Roman" w:hAnsi="Calibri" w:cs="Calibri"/>
                <w:kern w:val="24"/>
                <w:lang w:val="en-GB" w:eastAsia="en-GB"/>
              </w:rPr>
              <w:t>8.5</w:t>
            </w:r>
            <w:r w:rsidRPr="00FF7044">
              <w:rPr>
                <w:rFonts w:ascii="Calibri" w:eastAsia="Times New Roman" w:hAnsi="Calibri" w:cs="Calibri"/>
                <w:kern w:val="24"/>
                <w:lang w:val="en-GB" w:eastAsia="en-GB"/>
              </w:rPr>
              <w:t xml:space="preserve"> %)</w:t>
            </w:r>
          </w:p>
        </w:tc>
      </w:tr>
      <w:tr w:rsidR="00EE1823" w:rsidRPr="00FF7044" w14:paraId="11567A88" w14:textId="77777777" w:rsidTr="00BF0778">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50F43B3B" w14:textId="4DCB576C" w:rsidR="00EE1823" w:rsidRPr="00FF7044" w:rsidRDefault="003E310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Residual error (</w:t>
            </w:r>
            <w:r w:rsidRPr="00FF7044">
              <w:rPr>
                <w:rFonts w:ascii="Symbol" w:eastAsia="Times New Roman" w:hAnsi="Symbol" w:cs="Calibri"/>
                <w:color w:val="000000"/>
                <w:kern w:val="24"/>
                <w:lang w:val="en-GB" w:eastAsia="en-GB"/>
              </w:rPr>
              <w:t>e</w:t>
            </w:r>
            <w:r w:rsidRPr="00FF7044">
              <w:rPr>
                <w:rFonts w:ascii="Calibri" w:eastAsia="Times New Roman" w:hAnsi="Calibri" w:cs="Calibri"/>
                <w:color w:val="000000"/>
                <w:kern w:val="24"/>
                <w:lang w:val="en-GB" w:eastAsia="en-GB"/>
              </w:rPr>
              <w:t>)</w:t>
            </w:r>
          </w:p>
        </w:tc>
        <w:tc>
          <w:tcPr>
            <w:tcW w:w="2268"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44912AC3" w14:textId="77777777" w:rsidR="00EE1823" w:rsidRPr="00FF7044" w:rsidRDefault="00EE1823" w:rsidP="00BF0778">
            <w:pPr>
              <w:spacing w:after="0" w:line="240" w:lineRule="auto"/>
              <w:rPr>
                <w:rFonts w:ascii="Arial" w:eastAsia="Times New Roman" w:hAnsi="Arial" w:cs="Arial"/>
                <w:lang w:val="en-GB" w:eastAsia="en-GB"/>
              </w:rPr>
            </w:pPr>
          </w:p>
        </w:tc>
        <w:tc>
          <w:tcPr>
            <w:tcW w:w="2410" w:type="dxa"/>
            <w:tcBorders>
              <w:top w:val="single" w:sz="8" w:space="0" w:color="00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14:paraId="10225D00"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Symbol" w:eastAsia="Times New Roman" w:hAnsi="Symbol" w:cs="Calibri"/>
                <w:color w:val="000000"/>
                <w:kern w:val="24"/>
                <w:lang w:val="en-GB" w:eastAsia="en-GB"/>
              </w:rPr>
              <w:t>s</w:t>
            </w:r>
            <w:r w:rsidRPr="00FF7044">
              <w:rPr>
                <w:rFonts w:ascii="Calibri" w:eastAsia="Times New Roman" w:hAnsi="Calibri" w:cs="Calibri"/>
                <w:color w:val="000000"/>
                <w:kern w:val="24"/>
                <w:vertAlign w:val="superscript"/>
                <w:lang w:val="en-GB" w:eastAsia="en-GB"/>
              </w:rPr>
              <w:t>2</w:t>
            </w:r>
            <w:r w:rsidRPr="00FF7044">
              <w:rPr>
                <w:rFonts w:ascii="Calibri" w:eastAsia="Times New Roman" w:hAnsi="Calibri" w:cs="Calibri"/>
                <w:color w:val="000000"/>
                <w:kern w:val="24"/>
                <w:lang w:val="en-GB" w:eastAsia="en-GB"/>
              </w:rPr>
              <w:t xml:space="preserve"> (RSE)</w:t>
            </w:r>
          </w:p>
        </w:tc>
      </w:tr>
      <w:tr w:rsidR="00EE1823" w:rsidRPr="00FF7044" w14:paraId="23EF24B5" w14:textId="77777777" w:rsidTr="00BF0778">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DA7695B"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proportional</w:t>
            </w:r>
          </w:p>
        </w:tc>
        <w:tc>
          <w:tcPr>
            <w:tcW w:w="226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A819981" w14:textId="77777777" w:rsidR="00EE1823" w:rsidRPr="00FF7044" w:rsidRDefault="00EE1823" w:rsidP="00BF0778">
            <w:pPr>
              <w:spacing w:after="0" w:line="240" w:lineRule="auto"/>
              <w:rPr>
                <w:rFonts w:ascii="Arial" w:eastAsia="Times New Roman" w:hAnsi="Arial" w:cs="Arial"/>
                <w:lang w:val="en-GB" w:eastAsia="en-GB"/>
              </w:rPr>
            </w:pPr>
          </w:p>
        </w:tc>
        <w:tc>
          <w:tcPr>
            <w:tcW w:w="241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8EAD4B6" w14:textId="054B6DAE"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43.5 % (8.</w:t>
            </w:r>
            <w:r w:rsidR="00014FA1"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 xml:space="preserve"> %)</w:t>
            </w:r>
          </w:p>
        </w:tc>
      </w:tr>
      <w:tr w:rsidR="00EE1823" w:rsidRPr="00FF7044" w14:paraId="39ACC7E3" w14:textId="77777777" w:rsidTr="00BF0778">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285FFE62" w14:textId="77777777" w:rsidR="00EE1823" w:rsidRPr="00FF7044" w:rsidRDefault="00EE1823" w:rsidP="00BF0778">
            <w:pPr>
              <w:spacing w:after="0" w:line="240" w:lineRule="auto"/>
              <w:rPr>
                <w:rFonts w:ascii="Arial" w:eastAsia="Times New Roman" w:hAnsi="Arial" w:cs="Arial"/>
                <w:lang w:val="en-GB" w:eastAsia="en-GB"/>
              </w:rPr>
            </w:pPr>
            <w:r w:rsidRPr="00FF7044">
              <w:rPr>
                <w:rFonts w:ascii="Calibri" w:eastAsia="Times New Roman" w:hAnsi="Calibri" w:cs="Calibri"/>
                <w:color w:val="000000"/>
                <w:kern w:val="24"/>
                <w:lang w:val="en-GB" w:eastAsia="en-GB"/>
              </w:rPr>
              <w:t>RIF additive</w:t>
            </w:r>
          </w:p>
          <w:p w14:paraId="05AECC26"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1DDA796A"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
        </w:tc>
        <w:tc>
          <w:tcPr>
            <w:tcW w:w="241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p w14:paraId="6170A668" w14:textId="478C71E2"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1.8</w:t>
            </w:r>
            <w:r w:rsidR="00D05674" w:rsidRPr="00FF7044">
              <w:rPr>
                <w:rFonts w:ascii="Calibri" w:eastAsia="Times New Roman" w:hAnsi="Calibri" w:cs="Calibri"/>
                <w:color w:val="000000"/>
                <w:kern w:val="24"/>
                <w:lang w:val="en-GB" w:eastAsia="en-GB"/>
              </w:rPr>
              <w:t>4</w:t>
            </w:r>
            <w:r w:rsidRPr="00FF7044">
              <w:rPr>
                <w:rFonts w:ascii="Calibri" w:eastAsia="Times New Roman" w:hAnsi="Calibri" w:cs="Calibri"/>
                <w:color w:val="000000"/>
                <w:kern w:val="24"/>
                <w:lang w:val="en-GB" w:eastAsia="en-GB"/>
              </w:rPr>
              <w:t>E-5 (3</w:t>
            </w:r>
            <w:r w:rsidR="00014FA1" w:rsidRPr="00FF7044">
              <w:rPr>
                <w:rFonts w:ascii="Calibri" w:eastAsia="Times New Roman" w:hAnsi="Calibri" w:cs="Calibri"/>
                <w:color w:val="000000"/>
                <w:kern w:val="24"/>
                <w:lang w:val="en-GB" w:eastAsia="en-GB"/>
              </w:rPr>
              <w:t>8.9</w:t>
            </w:r>
            <w:r w:rsidRPr="00FF7044">
              <w:rPr>
                <w:rFonts w:ascii="Calibri" w:eastAsia="Times New Roman" w:hAnsi="Calibri" w:cs="Calibri"/>
                <w:color w:val="000000"/>
                <w:kern w:val="24"/>
                <w:lang w:val="en-GB" w:eastAsia="en-GB"/>
              </w:rPr>
              <w:t xml:space="preserve"> %)</w:t>
            </w:r>
          </w:p>
        </w:tc>
      </w:tr>
      <w:tr w:rsidR="00EE1823" w:rsidRPr="00FF7044" w14:paraId="2E19580F" w14:textId="77777777" w:rsidTr="00BF0778">
        <w:tc>
          <w:tcPr>
            <w:tcW w:w="2268" w:type="dxa"/>
            <w:tcBorders>
              <w:top w:val="nil"/>
              <w:left w:val="nil"/>
              <w:right w:val="nil"/>
            </w:tcBorders>
            <w:shd w:val="clear" w:color="auto" w:fill="auto"/>
            <w:tcMar>
              <w:top w:w="72" w:type="dxa"/>
              <w:left w:w="144" w:type="dxa"/>
              <w:bottom w:w="72" w:type="dxa"/>
              <w:right w:w="144" w:type="dxa"/>
            </w:tcMar>
            <w:vAlign w:val="center"/>
          </w:tcPr>
          <w:p w14:paraId="347D1CB8"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proportional</w:t>
            </w:r>
          </w:p>
        </w:tc>
        <w:tc>
          <w:tcPr>
            <w:tcW w:w="2268" w:type="dxa"/>
            <w:tcBorders>
              <w:top w:val="nil"/>
              <w:left w:val="nil"/>
              <w:right w:val="nil"/>
            </w:tcBorders>
            <w:shd w:val="clear" w:color="auto" w:fill="auto"/>
            <w:tcMar>
              <w:top w:w="72" w:type="dxa"/>
              <w:left w:w="144" w:type="dxa"/>
              <w:bottom w:w="72" w:type="dxa"/>
              <w:right w:w="144" w:type="dxa"/>
            </w:tcMar>
            <w:vAlign w:val="center"/>
          </w:tcPr>
          <w:p w14:paraId="3EC37CBC"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nil"/>
              <w:right w:val="nil"/>
            </w:tcBorders>
            <w:shd w:val="clear" w:color="auto" w:fill="auto"/>
            <w:tcMar>
              <w:top w:w="72" w:type="dxa"/>
              <w:left w:w="144" w:type="dxa"/>
              <w:bottom w:w="72" w:type="dxa"/>
              <w:right w:w="144" w:type="dxa"/>
            </w:tcMar>
            <w:vAlign w:val="center"/>
          </w:tcPr>
          <w:p w14:paraId="6C95137B" w14:textId="6402383B"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34.5 % (10.</w:t>
            </w:r>
            <w:r w:rsidR="00014FA1" w:rsidRPr="00FF7044">
              <w:rPr>
                <w:rFonts w:ascii="Calibri" w:eastAsia="Times New Roman" w:hAnsi="Calibri" w:cs="Calibri"/>
                <w:color w:val="000000"/>
                <w:kern w:val="24"/>
                <w:lang w:val="en-GB" w:eastAsia="en-GB"/>
              </w:rPr>
              <w:t>1</w:t>
            </w:r>
            <w:r w:rsidRPr="00FF7044">
              <w:rPr>
                <w:rFonts w:ascii="Calibri" w:eastAsia="Times New Roman" w:hAnsi="Calibri" w:cs="Calibri"/>
                <w:color w:val="000000"/>
                <w:kern w:val="24"/>
                <w:lang w:val="en-GB" w:eastAsia="en-GB"/>
              </w:rPr>
              <w:t xml:space="preserve"> %)</w:t>
            </w:r>
          </w:p>
        </w:tc>
      </w:tr>
      <w:tr w:rsidR="00EE1823" w:rsidRPr="00FF7044" w14:paraId="5CC2C071" w14:textId="77777777" w:rsidTr="00BF0778">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1D541364" w14:textId="77777777" w:rsidR="00EE1823" w:rsidRPr="00FF7044" w:rsidRDefault="00EE1823" w:rsidP="00BF0778">
            <w:pPr>
              <w:spacing w:after="0" w:line="240" w:lineRule="auto"/>
              <w:rPr>
                <w:rFonts w:ascii="Arial" w:eastAsia="Times New Roman" w:hAnsi="Arial" w:cs="Arial"/>
                <w:lang w:val="en-GB" w:eastAsia="en-GB"/>
              </w:rPr>
            </w:pPr>
            <w:proofErr w:type="spellStart"/>
            <w:r w:rsidRPr="00FF7044">
              <w:rPr>
                <w:rFonts w:ascii="Calibri" w:eastAsia="Times New Roman" w:hAnsi="Calibri" w:cs="Calibri"/>
                <w:color w:val="000000"/>
                <w:kern w:val="24"/>
                <w:lang w:val="en-GB" w:eastAsia="en-GB"/>
              </w:rPr>
              <w:t>desRIF</w:t>
            </w:r>
            <w:proofErr w:type="spellEnd"/>
            <w:r w:rsidRPr="00FF7044">
              <w:rPr>
                <w:rFonts w:ascii="Calibri" w:eastAsia="Times New Roman" w:hAnsi="Calibri" w:cs="Calibri"/>
                <w:color w:val="000000"/>
                <w:kern w:val="24"/>
                <w:lang w:val="en-GB" w:eastAsia="en-GB"/>
              </w:rPr>
              <w:t xml:space="preserve"> additive</w:t>
            </w:r>
          </w:p>
          <w:p w14:paraId="3D7891EF"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(nmol/mL)</w:t>
            </w:r>
            <w:r w:rsidRPr="00FF7044">
              <w:rPr>
                <w:rFonts w:ascii="Calibri" w:eastAsia="Times New Roman" w:hAnsi="Calibri" w:cs="Calibri"/>
                <w:color w:val="000000"/>
                <w:kern w:val="24"/>
                <w:vertAlign w:val="superscript"/>
                <w:lang w:val="en-GB" w:eastAsia="en-GB"/>
              </w:rPr>
              <w:t>2</w:t>
            </w:r>
          </w:p>
        </w:tc>
        <w:tc>
          <w:tcPr>
            <w:tcW w:w="2268"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558356EA" w14:textId="77777777" w:rsidR="00EE1823" w:rsidRPr="00FF7044" w:rsidRDefault="00EE1823" w:rsidP="00BF0778">
            <w:pPr>
              <w:spacing w:after="0" w:line="240" w:lineRule="auto"/>
              <w:rPr>
                <w:rFonts w:ascii="Calibri" w:eastAsia="Times New Roman" w:hAnsi="Calibri" w:cs="Calibri"/>
                <w:color w:val="000000"/>
                <w:kern w:val="24"/>
                <w:lang w:val="en-GB" w:eastAsia="en-GB"/>
              </w:rPr>
            </w:pPr>
          </w:p>
        </w:tc>
        <w:tc>
          <w:tcPr>
            <w:tcW w:w="2410" w:type="dxa"/>
            <w:tcBorders>
              <w:top w:val="nil"/>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tcPr>
          <w:p w14:paraId="2AAA27B9" w14:textId="12EC3DD1" w:rsidR="00EE1823" w:rsidRPr="00FF7044" w:rsidRDefault="00EE1823" w:rsidP="00BF0778">
            <w:pPr>
              <w:spacing w:after="0" w:line="240" w:lineRule="auto"/>
              <w:rPr>
                <w:rFonts w:ascii="Calibri" w:eastAsia="Times New Roman" w:hAnsi="Calibri" w:cs="Calibri"/>
                <w:color w:val="000000"/>
                <w:kern w:val="24"/>
                <w:lang w:val="en-GB" w:eastAsia="en-GB"/>
              </w:rPr>
            </w:pPr>
            <w:r w:rsidRPr="00FF7044">
              <w:rPr>
                <w:rFonts w:ascii="Calibri" w:eastAsia="Times New Roman" w:hAnsi="Calibri" w:cs="Calibri"/>
                <w:color w:val="000000"/>
                <w:kern w:val="24"/>
                <w:lang w:val="en-GB" w:eastAsia="en-GB"/>
              </w:rPr>
              <w:t>3.2</w:t>
            </w:r>
            <w:r w:rsidR="00A51CAF" w:rsidRPr="00FF7044">
              <w:rPr>
                <w:rFonts w:ascii="Calibri" w:eastAsia="Times New Roman" w:hAnsi="Calibri" w:cs="Calibri"/>
                <w:color w:val="000000"/>
                <w:kern w:val="24"/>
                <w:lang w:val="en-GB" w:eastAsia="en-GB"/>
              </w:rPr>
              <w:t>0</w:t>
            </w:r>
            <w:r w:rsidRPr="00FF7044">
              <w:rPr>
                <w:rFonts w:ascii="Calibri" w:eastAsia="Times New Roman" w:hAnsi="Calibri" w:cs="Calibri"/>
                <w:color w:val="000000"/>
                <w:kern w:val="24"/>
                <w:lang w:val="en-GB" w:eastAsia="en-GB"/>
              </w:rPr>
              <w:t>E-6 (15.</w:t>
            </w:r>
            <w:r w:rsidR="00014FA1" w:rsidRPr="00FF7044">
              <w:rPr>
                <w:rFonts w:ascii="Calibri" w:eastAsia="Times New Roman" w:hAnsi="Calibri" w:cs="Calibri"/>
                <w:color w:val="000000"/>
                <w:kern w:val="24"/>
                <w:lang w:val="en-GB" w:eastAsia="en-GB"/>
              </w:rPr>
              <w:t>8</w:t>
            </w:r>
            <w:r w:rsidRPr="00FF7044">
              <w:rPr>
                <w:rFonts w:ascii="Calibri" w:eastAsia="Times New Roman" w:hAnsi="Calibri" w:cs="Calibri"/>
                <w:color w:val="000000"/>
                <w:kern w:val="24"/>
                <w:lang w:val="en-GB" w:eastAsia="en-GB"/>
              </w:rPr>
              <w:t xml:space="preserve"> %)</w:t>
            </w:r>
          </w:p>
        </w:tc>
      </w:tr>
    </w:tbl>
    <w:tbl>
      <w:tblPr>
        <w:tblStyle w:val="Tabelacomgrade"/>
        <w:tblW w:w="9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5216"/>
      </w:tblGrid>
      <w:tr w:rsidR="00756265" w:rsidRPr="00FF7044" w14:paraId="75BAADA1" w14:textId="77777777" w:rsidTr="00E33180">
        <w:trPr>
          <w:trHeight w:val="578"/>
        </w:trPr>
        <w:tc>
          <w:tcPr>
            <w:tcW w:w="4309" w:type="dxa"/>
            <w:vAlign w:val="center"/>
          </w:tcPr>
          <w:p w14:paraId="209D6515" w14:textId="0AB2B4D2" w:rsidR="00756265" w:rsidRPr="00FF7044" w:rsidRDefault="00756265" w:rsidP="00E33180">
            <w:pPr>
              <w:rPr>
                <w:rFonts w:ascii="Calibri" w:eastAsia="Calibri" w:hAnsi="Calibri" w:cs="Calibri"/>
                <w:color w:val="000000" w:themeColor="text1"/>
                <w:sz w:val="20"/>
                <w:szCs w:val="20"/>
                <w:lang w:val="en-GB"/>
              </w:rPr>
            </w:pPr>
            <w:r w:rsidRPr="00FF7044">
              <w:rPr>
                <w:rFonts w:ascii="Calibri" w:eastAsia="Calibri" w:hAnsi="Calibri" w:cs="Calibri"/>
                <w:color w:val="000000" w:themeColor="text1"/>
                <w:sz w:val="20"/>
                <w:szCs w:val="20"/>
                <w:lang w:val="en-GB"/>
              </w:rPr>
              <w:t xml:space="preserve">Ka = </w:t>
            </w:r>
            <w:proofErr w:type="spellStart"/>
            <w:r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Pr="00FF7044">
              <w:rPr>
                <w:rFonts w:ascii="Calibri" w:eastAsia="Calibri" w:hAnsi="Calibri" w:cs="Calibri"/>
                <w:color w:val="000000" w:themeColor="text1"/>
                <w:sz w:val="20"/>
                <w:szCs w:val="20"/>
                <w:lang w:val="en-GB"/>
              </w:rPr>
              <w:t xml:space="preserve"> = (nn+1)/MTT</w:t>
            </w:r>
          </w:p>
        </w:tc>
        <w:tc>
          <w:tcPr>
            <w:tcW w:w="5216" w:type="dxa"/>
            <w:vAlign w:val="center"/>
          </w:tcPr>
          <w:p w14:paraId="513B9472" w14:textId="0A46E849" w:rsidR="00756265"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Cs/>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e>
                  <m:sup>
                    <m:r>
                      <m:rPr>
                        <m:sty m:val="p"/>
                      </m:rPr>
                      <w:rPr>
                        <w:rFonts w:ascii="Cambria Math" w:eastAsia="Calibri" w:hAnsi="Cambria Math" w:cs="Calibri"/>
                        <w:color w:val="000000" w:themeColor="text1"/>
                        <w:sz w:val="20"/>
                        <w:szCs w:val="20"/>
                        <w:lang w:val="en-GB"/>
                      </w:rPr>
                      <m:t>0.75</m:t>
                    </m:r>
                  </m:sup>
                </m:sSup>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756265" w:rsidRPr="00FF7044" w14:paraId="5217E488" w14:textId="77777777" w:rsidTr="00E33180">
        <w:trPr>
          <w:trHeight w:val="578"/>
        </w:trPr>
        <w:tc>
          <w:tcPr>
            <w:tcW w:w="4309" w:type="dxa"/>
            <w:vAlign w:val="center"/>
          </w:tcPr>
          <w:p w14:paraId="15A3FFFD" w14:textId="1CE6FD84" w:rsidR="00756265"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CL</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e>
                  <m:sup>
                    <m:r>
                      <w:rPr>
                        <w:rFonts w:ascii="Cambria Math" w:eastAsia="Calibri" w:hAnsi="Cambria Math" w:cs="Calibri"/>
                        <w:color w:val="000000" w:themeColor="text1"/>
                        <w:sz w:val="20"/>
                        <w:szCs w:val="20"/>
                        <w:lang w:val="en-GB"/>
                      </w:rPr>
                      <m:t>0.75</m:t>
                    </m:r>
                  </m:sup>
                </m:sSup>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4FA0422F" w14:textId="772BF59D" w:rsidR="00756265"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m:t>
                    </m:r>
                  </m:num>
                  <m:den>
                    <m:r>
                      <m:rPr>
                        <m:sty m:val="p"/>
                      </m:rPr>
                      <w:rPr>
                        <w:rFonts w:ascii="Cambria Math" w:eastAsia="Calibri" w:hAnsi="Cambria Math" w:cs="Calibri"/>
                        <w:color w:val="000000" w:themeColor="text1"/>
                        <w:sz w:val="20"/>
                        <w:szCs w:val="20"/>
                        <w:lang w:val="en-GB"/>
                      </w:rPr>
                      <m:t>F∙Fm</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F∙Fm</m:t>
                        </m:r>
                      </m:den>
                    </m:f>
                  </m:e>
                  <m:sub>
                    <m:r>
                      <m:rPr>
                        <m:sty m:val="p"/>
                      </m:rPr>
                      <w:rPr>
                        <w:rFonts w:ascii="Cambria Math" w:eastAsia="Calibri" w:hAnsi="Cambria Math" w:cs="Calibri"/>
                        <w:color w:val="000000" w:themeColor="text1"/>
                        <w:sz w:val="20"/>
                        <w:szCs w:val="20"/>
                        <w:lang w:val="en-GB"/>
                      </w:rPr>
                      <m:t>Tipical Value</m:t>
                    </m:r>
                  </m:sub>
                </m:sSub>
                <m:r>
                  <m:rPr>
                    <m:sty m:val="p"/>
                  </m:rP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r>
                  <m:rPr>
                    <m:sty m:val="p"/>
                  </m:rPr>
                  <w:rPr>
                    <w:rFonts w:ascii="Cambria Math" w:eastAsia="Calibri" w:hAnsi="Cambria Math" w:cs="Calibri"/>
                    <w:color w:val="000000" w:themeColor="text1"/>
                    <w:sz w:val="20"/>
                    <w:szCs w:val="20"/>
                    <w:lang w:val="en-GB"/>
                  </w:rPr>
                  <m:t>∙</m:t>
                </m:r>
                <m:sSup>
                  <m:sSupPr>
                    <m:ctrlPr>
                      <w:rPr>
                        <w:rFonts w:ascii="Cambria Math" w:eastAsia="Calibri" w:hAnsi="Cambria Math" w:cs="Calibri"/>
                        <w:i/>
                        <w:iCs/>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r>
      <w:tr w:rsidR="00756265" w:rsidRPr="00FF7044" w14:paraId="4104E561" w14:textId="77777777" w:rsidTr="00E33180">
        <w:trPr>
          <w:trHeight w:val="578"/>
        </w:trPr>
        <w:tc>
          <w:tcPr>
            <w:tcW w:w="4309" w:type="dxa"/>
            <w:vAlign w:val="center"/>
          </w:tcPr>
          <w:p w14:paraId="79A71EFA" w14:textId="5114399C" w:rsidR="00756265" w:rsidRPr="00FF7044" w:rsidRDefault="00000000" w:rsidP="00E33180">
            <w:pPr>
              <w:rPr>
                <w:rFonts w:eastAsia="Calibri" w:cstheme="minorHAnsi"/>
                <w:sz w:val="20"/>
                <w:szCs w:val="20"/>
                <w:lang w:val="en-GB"/>
              </w:rPr>
            </w:pPr>
            <m:oMathPara>
              <m:oMathParaPr>
                <m:jc m:val="left"/>
              </m:oMathParaPr>
              <m:oMath>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r>
                  <m:rPr>
                    <m:sty m:val="p"/>
                  </m:rPr>
                  <w:rPr>
                    <w:rFonts w:ascii="Cambria Math" w:eastAsia="Calibri" w:hAnsi="Cambria Math" w:cs="Calibri"/>
                    <w:color w:val="000000" w:themeColor="text1"/>
                    <w:sz w:val="20"/>
                    <w:szCs w:val="20"/>
                    <w:lang w:val="en-GB"/>
                  </w:rPr>
                  <m:t>=</m:t>
                </m:r>
                <m:sSub>
                  <m:sSubPr>
                    <m:ctrlPr>
                      <w:rPr>
                        <w:rFonts w:ascii="Cambria Math" w:eastAsia="Calibri" w:hAnsi="Cambria Math" w:cs="Calibri"/>
                        <w:iCs/>
                        <w:color w:val="000000" w:themeColor="text1"/>
                        <w:sz w:val="20"/>
                        <w:szCs w:val="20"/>
                        <w:lang w:val="en-GB"/>
                      </w:rPr>
                    </m:ctrlPr>
                  </m:sSubPr>
                  <m:e>
                    <m:f>
                      <m:fPr>
                        <m:type m:val="lin"/>
                        <m:ctrlPr>
                          <w:rPr>
                            <w:rFonts w:ascii="Cambria Math" w:eastAsia="Calibri" w:hAnsi="Cambria Math" w:cs="Calibri"/>
                            <w:iCs/>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V</m:t>
                        </m:r>
                      </m:num>
                      <m:den>
                        <m:r>
                          <m:rPr>
                            <m:sty m:val="p"/>
                          </m:rPr>
                          <w:rPr>
                            <w:rFonts w:ascii="Cambria Math" w:eastAsia="Calibri" w:hAnsi="Cambria Math" w:cs="Calibri"/>
                            <w:color w:val="000000" w:themeColor="text1"/>
                            <w:sz w:val="20"/>
                            <w:szCs w:val="20"/>
                            <w:lang w:val="en-GB"/>
                          </w:rPr>
                          <m:t>F</m:t>
                        </m:r>
                      </m:den>
                    </m:f>
                  </m:e>
                  <m:sub>
                    <m:r>
                      <m:rPr>
                        <m:sty m:val="p"/>
                      </m:rPr>
                      <w:rPr>
                        <w:rFonts w:ascii="Cambria Math" w:eastAsia="Calibri" w:hAnsi="Cambria Math" w:cs="Calibri"/>
                        <w:color w:val="000000" w:themeColor="text1"/>
                        <w:sz w:val="20"/>
                        <w:szCs w:val="20"/>
                        <w:lang w:val="en-GB"/>
                      </w:rPr>
                      <m:t>Tipical Value</m:t>
                    </m:r>
                  </m:sub>
                </m:sSub>
                <m:r>
                  <w:rPr>
                    <w:rFonts w:ascii="Cambria Math" w:eastAsia="Calibri" w:hAnsi="Cambria Math" w:cs="Calibri"/>
                    <w:color w:val="000000" w:themeColor="text1"/>
                    <w:sz w:val="20"/>
                    <w:szCs w:val="20"/>
                    <w:lang w:val="en-GB"/>
                  </w:rPr>
                  <m:t>∙</m:t>
                </m:r>
                <m:d>
                  <m:dPr>
                    <m:ctrlPr>
                      <w:rPr>
                        <w:rFonts w:ascii="Cambria Math" w:eastAsia="Calibri" w:hAnsi="Cambria Math" w:cs="Calibri"/>
                        <w:iCs/>
                        <w:color w:val="000000" w:themeColor="text1"/>
                        <w:sz w:val="20"/>
                        <w:szCs w:val="20"/>
                        <w:lang w:val="en-GB"/>
                      </w:rPr>
                    </m:ctrlPr>
                  </m:dPr>
                  <m:e>
                    <m:f>
                      <m:fPr>
                        <m:ctrlPr>
                          <w:rPr>
                            <w:rFonts w:ascii="Cambria Math" w:eastAsia="Calibri" w:hAnsi="Cambria Math" w:cs="Calibri"/>
                            <w:color w:val="000000" w:themeColor="text1"/>
                            <w:sz w:val="20"/>
                            <w:szCs w:val="20"/>
                            <w:lang w:val="en-GB"/>
                          </w:rPr>
                        </m:ctrlPr>
                      </m:fPr>
                      <m:num>
                        <m:r>
                          <m:rPr>
                            <m:sty m:val="p"/>
                          </m:rPr>
                          <w:rPr>
                            <w:rFonts w:ascii="Cambria Math" w:eastAsia="Calibri" w:hAnsi="Cambria Math" w:cs="Calibri"/>
                            <w:color w:val="000000" w:themeColor="text1"/>
                            <w:sz w:val="20"/>
                            <w:szCs w:val="20"/>
                            <w:lang w:val="en-GB"/>
                          </w:rPr>
                          <m:t>WT (Kg)</m:t>
                        </m:r>
                      </m:num>
                      <m:den>
                        <m:r>
                          <m:rPr>
                            <m:sty m:val="p"/>
                          </m:rPr>
                          <w:rPr>
                            <w:rFonts w:ascii="Cambria Math" w:eastAsia="Calibri" w:hAnsi="Cambria Math" w:cs="Calibri"/>
                            <w:color w:val="000000" w:themeColor="text1"/>
                            <w:sz w:val="20"/>
                            <w:szCs w:val="20"/>
                            <w:lang w:val="en-GB"/>
                          </w:rPr>
                          <m:t>WT median</m:t>
                        </m:r>
                      </m:den>
                    </m:f>
                  </m:e>
                </m:d>
                <m:r>
                  <w:rPr>
                    <w:rFonts w:ascii="Cambria Math" w:eastAsia="Calibri" w:hAnsi="Cambria Math" w:cs="Calibri"/>
                    <w:color w:val="000000" w:themeColor="text1"/>
                    <w:sz w:val="20"/>
                    <w:szCs w:val="20"/>
                    <w:lang w:val="en-GB"/>
                  </w:rPr>
                  <m:t>∙</m:t>
                </m:r>
                <m:sSup>
                  <m:sSupPr>
                    <m:ctrlPr>
                      <w:rPr>
                        <w:rFonts w:ascii="Cambria Math" w:eastAsia="Calibri" w:hAnsi="Cambria Math" w:cs="Calibri"/>
                        <w:i/>
                        <w:color w:val="000000" w:themeColor="text1"/>
                        <w:sz w:val="20"/>
                        <w:szCs w:val="20"/>
                        <w:lang w:val="en-GB"/>
                      </w:rPr>
                    </m:ctrlPr>
                  </m:sSupPr>
                  <m:e>
                    <m:r>
                      <w:rPr>
                        <w:rFonts w:ascii="Cambria Math" w:eastAsia="Calibri" w:hAnsi="Cambria Math" w:cs="Calibri"/>
                        <w:color w:val="000000" w:themeColor="text1"/>
                        <w:sz w:val="20"/>
                        <w:szCs w:val="20"/>
                        <w:lang w:val="en-GB"/>
                      </w:rPr>
                      <m:t>e</m:t>
                    </m:r>
                  </m:e>
                  <m:sup>
                    <m:r>
                      <w:rPr>
                        <w:rFonts w:ascii="Cambria Math" w:eastAsia="Calibri" w:hAnsi="Cambria Math" w:cs="Calibri"/>
                        <w:color w:val="000000" w:themeColor="text1"/>
                        <w:sz w:val="20"/>
                        <w:szCs w:val="20"/>
                        <w:lang w:val="en-GB"/>
                      </w:rPr>
                      <m:t>η</m:t>
                    </m:r>
                  </m:sup>
                </m:sSup>
              </m:oMath>
            </m:oMathPara>
          </w:p>
        </w:tc>
        <w:tc>
          <w:tcPr>
            <w:tcW w:w="5216" w:type="dxa"/>
            <w:vAlign w:val="center"/>
          </w:tcPr>
          <w:p w14:paraId="1B5C5A67" w14:textId="77777777" w:rsidR="00756265" w:rsidRPr="00FF7044" w:rsidRDefault="00756265" w:rsidP="00E33180">
            <w:pPr>
              <w:rPr>
                <w:rFonts w:eastAsia="Calibri" w:cstheme="minorHAnsi"/>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F=Frel∙</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r>
      <w:tr w:rsidR="00756265" w:rsidRPr="00FF7044" w14:paraId="6BEC38C1" w14:textId="77777777" w:rsidTr="00E33180">
        <w:trPr>
          <w:trHeight w:val="578"/>
        </w:trPr>
        <w:tc>
          <w:tcPr>
            <w:tcW w:w="4309" w:type="dxa"/>
            <w:vAlign w:val="center"/>
          </w:tcPr>
          <w:p w14:paraId="73E08A69" w14:textId="5AD6F542" w:rsidR="00756265" w:rsidRPr="00FF7044" w:rsidRDefault="00D24F22" w:rsidP="00E33180">
            <w:pPr>
              <w:rPr>
                <w:rFonts w:ascii="Calibri" w:eastAsia="Calibri" w:hAnsi="Calibri" w:cs="Calibri"/>
                <w:iCs/>
                <w:color w:val="000000" w:themeColor="text1"/>
                <w:sz w:val="20"/>
                <w:szCs w:val="20"/>
                <w:lang w:val="en-GB"/>
              </w:rPr>
            </w:pPr>
            <m:oMathPara>
              <m:oMathParaPr>
                <m:jc m:val="left"/>
              </m:oMathParaPr>
              <m:oMath>
                <m:r>
                  <m:rPr>
                    <m:sty m:val="p"/>
                  </m:rPr>
                  <w:rPr>
                    <w:rFonts w:ascii="Cambria Math" w:eastAsia="Calibri" w:hAnsi="Cambria Math" w:cstheme="minorHAnsi"/>
                    <w:color w:val="000000" w:themeColor="text1"/>
                    <w:sz w:val="20"/>
                    <w:szCs w:val="20"/>
                    <w:lang w:val="en-GB"/>
                  </w:rPr>
                  <m:t>Fm=1∙</m:t>
                </m:r>
                <m:sSup>
                  <m:sSupPr>
                    <m:ctrlPr>
                      <w:rPr>
                        <w:rFonts w:ascii="Cambria Math" w:eastAsia="Calibri" w:hAnsi="Cambria Math" w:cstheme="minorHAnsi"/>
                        <w:i/>
                        <w:iCs/>
                        <w:color w:val="000000" w:themeColor="text1"/>
                        <w:sz w:val="20"/>
                        <w:szCs w:val="20"/>
                        <w:lang w:val="en-GB"/>
                      </w:rPr>
                    </m:ctrlPr>
                  </m:sSupPr>
                  <m:e>
                    <m:r>
                      <w:rPr>
                        <w:rFonts w:ascii="Cambria Math" w:eastAsia="Calibri" w:hAnsi="Cambria Math" w:cstheme="minorHAnsi"/>
                        <w:color w:val="000000" w:themeColor="text1"/>
                        <w:sz w:val="20"/>
                        <w:szCs w:val="20"/>
                        <w:lang w:val="en-GB"/>
                      </w:rPr>
                      <m:t>e</m:t>
                    </m:r>
                  </m:e>
                  <m:sup>
                    <m:r>
                      <w:rPr>
                        <w:rFonts w:ascii="Cambria Math" w:eastAsia="Calibri" w:hAnsi="Cambria Math" w:cstheme="minorHAnsi"/>
                        <w:color w:val="000000" w:themeColor="text1"/>
                        <w:sz w:val="20"/>
                        <w:szCs w:val="20"/>
                        <w:lang w:val="en-GB"/>
                      </w:rPr>
                      <m:t>η</m:t>
                    </m:r>
                  </m:sup>
                </m:sSup>
              </m:oMath>
            </m:oMathPara>
          </w:p>
        </w:tc>
        <w:tc>
          <w:tcPr>
            <w:tcW w:w="5216" w:type="dxa"/>
            <w:vAlign w:val="center"/>
          </w:tcPr>
          <w:p w14:paraId="082AC5A0" w14:textId="77777777" w:rsidR="00756265" w:rsidRPr="00FF7044" w:rsidRDefault="00756265" w:rsidP="00E33180">
            <w:pPr>
              <w:rPr>
                <w:rFonts w:ascii="Calibri" w:eastAsia="Calibri" w:hAnsi="Calibri" w:cs="Calibri"/>
                <w:color w:val="000000" w:themeColor="text1"/>
                <w:sz w:val="20"/>
                <w:szCs w:val="20"/>
                <w:lang w:val="en-GB"/>
              </w:rPr>
            </w:pPr>
          </w:p>
        </w:tc>
      </w:tr>
    </w:tbl>
    <w:p w14:paraId="3FD8922E" w14:textId="165CA32B" w:rsidR="00797298" w:rsidRPr="00C30AC9" w:rsidRDefault="001D58F3" w:rsidP="008131E1">
      <w:pPr>
        <w:jc w:val="both"/>
        <w:rPr>
          <w:rFonts w:eastAsia="Calibri" w:cstheme="minorHAnsi"/>
          <w:bCs/>
          <w:color w:val="000000" w:themeColor="text1"/>
          <w:sz w:val="20"/>
          <w:szCs w:val="20"/>
          <w:vertAlign w:val="superscript"/>
          <w:lang w:val="en-US"/>
        </w:rPr>
      </w:pPr>
      <w:r w:rsidRPr="00FF7044">
        <w:rPr>
          <w:rFonts w:eastAsia="Calibri" w:cstheme="minorHAnsi"/>
          <w:bCs/>
          <w:color w:val="000000" w:themeColor="text1"/>
          <w:sz w:val="20"/>
          <w:szCs w:val="20"/>
          <w:lang w:val="en-US"/>
        </w:rPr>
        <w:t>WT: Weight.</w:t>
      </w:r>
      <w:r w:rsidRPr="00FF7044">
        <w:rPr>
          <w:rFonts w:ascii="Calibri" w:eastAsia="Calibri" w:hAnsi="Calibri" w:cs="Calibri"/>
          <w:sz w:val="20"/>
          <w:szCs w:val="20"/>
          <w:lang w:val="en-GB"/>
        </w:rPr>
        <w:t xml:space="preserve"> </w:t>
      </w:r>
      <w:r w:rsidR="00BF0267" w:rsidRPr="00FF7044">
        <w:rPr>
          <w:rFonts w:ascii="Calibri" w:eastAsia="Calibri" w:hAnsi="Calibri" w:cs="Calibri"/>
          <w:sz w:val="20"/>
          <w:szCs w:val="20"/>
          <w:lang w:val="en-GB"/>
        </w:rPr>
        <w:t>WT median = 55.7 Kg</w:t>
      </w:r>
      <w:r w:rsidR="00BF0267" w:rsidRPr="00C30AC9">
        <w:rPr>
          <w:rFonts w:ascii="Calibri" w:eastAsia="Times New Roman" w:hAnsi="Calibri" w:cs="Calibri"/>
          <w:color w:val="000000"/>
          <w:kern w:val="24"/>
          <w:sz w:val="20"/>
          <w:szCs w:val="20"/>
          <w:lang w:val="en-US" w:eastAsia="en-GB"/>
        </w:rPr>
        <w:t xml:space="preserve">. </w:t>
      </w:r>
      <w:r w:rsidR="00090D1D" w:rsidRPr="00C30AC9">
        <w:rPr>
          <w:rFonts w:ascii="Calibri" w:eastAsia="Times New Roman" w:hAnsi="Calibri" w:cs="Calibri"/>
          <w:color w:val="000000"/>
          <w:kern w:val="24"/>
          <w:sz w:val="20"/>
          <w:szCs w:val="20"/>
          <w:lang w:eastAsia="en-GB"/>
        </w:rPr>
        <w:t xml:space="preserve">Frel reference: </w:t>
      </w:r>
      <w:r w:rsidR="00E16D0B" w:rsidRPr="00C30AC9">
        <w:rPr>
          <w:rFonts w:ascii="Calibri" w:eastAsia="Calibri" w:hAnsi="Calibri" w:cs="Calibri"/>
          <w:color w:val="000000" w:themeColor="text1"/>
          <w:sz w:val="20"/>
          <w:szCs w:val="20"/>
        </w:rPr>
        <w:t>Rifater, Sanofi-Aventis, Mexico.</w:t>
      </w:r>
      <w:r w:rsidR="00090D1D" w:rsidRPr="00C30AC9">
        <w:rPr>
          <w:rFonts w:ascii="Calibri" w:eastAsia="Calibri" w:hAnsi="Calibri" w:cs="Calibri"/>
          <w:sz w:val="20"/>
          <w:szCs w:val="20"/>
        </w:rPr>
        <w:t xml:space="preserve"> </w:t>
      </w:r>
      <w:r w:rsidR="008771A0" w:rsidRPr="00FF7044">
        <w:rPr>
          <w:rFonts w:ascii="Calibri" w:eastAsia="Calibri" w:hAnsi="Calibri" w:cs="Calibri"/>
          <w:sz w:val="20"/>
          <w:szCs w:val="20"/>
          <w:lang w:val="en-GB"/>
        </w:rPr>
        <w:t xml:space="preserve">RSE: residual standard error. IIV: inter-individual variability. </w:t>
      </w:r>
      <w:r w:rsidR="008771A0" w:rsidRPr="00FF7044">
        <w:rPr>
          <w:rFonts w:ascii="Calibri" w:eastAsia="Calibri" w:hAnsi="Calibri" w:cs="Calibri"/>
          <w:color w:val="000000" w:themeColor="text1"/>
          <w:sz w:val="20"/>
          <w:szCs w:val="20"/>
          <w:lang w:val="en-GB"/>
        </w:rPr>
        <w:t xml:space="preserve">MTT: mean transit time. </w:t>
      </w:r>
      <w:proofErr w:type="spellStart"/>
      <w:r w:rsidR="008771A0" w:rsidRPr="00FF7044">
        <w:rPr>
          <w:rFonts w:ascii="Calibri" w:eastAsia="Calibri" w:hAnsi="Calibri" w:cs="Calibri"/>
          <w:color w:val="000000" w:themeColor="text1"/>
          <w:sz w:val="20"/>
          <w:szCs w:val="20"/>
          <w:lang w:val="en-GB"/>
        </w:rPr>
        <w:t>nn</w:t>
      </w:r>
      <w:proofErr w:type="spellEnd"/>
      <w:r w:rsidR="008771A0" w:rsidRPr="00FF7044">
        <w:rPr>
          <w:rFonts w:ascii="Calibri" w:eastAsia="Calibri" w:hAnsi="Calibri" w:cs="Calibri"/>
          <w:color w:val="000000" w:themeColor="text1"/>
          <w:sz w:val="20"/>
          <w:szCs w:val="20"/>
          <w:lang w:val="en-GB"/>
        </w:rPr>
        <w:t xml:space="preserve">: number of absorption compartment transit. Ka: RIF absorption constant rate. </w:t>
      </w:r>
      <w:proofErr w:type="spellStart"/>
      <w:r w:rsidR="008771A0" w:rsidRPr="00FF7044">
        <w:rPr>
          <w:rFonts w:ascii="Calibri" w:eastAsia="Calibri" w:hAnsi="Calibri" w:cs="Calibri"/>
          <w:color w:val="000000" w:themeColor="text1"/>
          <w:sz w:val="20"/>
          <w:szCs w:val="20"/>
          <w:lang w:val="en-GB"/>
        </w:rPr>
        <w:t>K</w:t>
      </w:r>
      <w:r w:rsidR="003D28A6" w:rsidRPr="00FF7044">
        <w:rPr>
          <w:rFonts w:ascii="Calibri" w:eastAsia="Calibri" w:hAnsi="Calibri" w:cs="Calibri"/>
          <w:color w:val="000000" w:themeColor="text1"/>
          <w:sz w:val="20"/>
          <w:szCs w:val="20"/>
          <w:lang w:val="en-GB"/>
        </w:rPr>
        <w:t>tr</w:t>
      </w:r>
      <w:proofErr w:type="spellEnd"/>
      <w:r w:rsidR="008771A0" w:rsidRPr="00FF7044">
        <w:rPr>
          <w:rFonts w:ascii="Calibri" w:eastAsia="Calibri" w:hAnsi="Calibri" w:cs="Calibri"/>
          <w:color w:val="000000" w:themeColor="text1"/>
          <w:sz w:val="20"/>
          <w:szCs w:val="20"/>
          <w:lang w:val="en-GB"/>
        </w:rPr>
        <w:t xml:space="preserve">: RIF transit absorption constant rate, V/F and </w:t>
      </w:r>
      <w:proofErr w:type="spellStart"/>
      <w:r w:rsidR="008771A0" w:rsidRPr="00FF7044">
        <w:rPr>
          <w:rFonts w:ascii="Calibri" w:eastAsia="Calibri" w:hAnsi="Calibri" w:cs="Calibri"/>
          <w:color w:val="000000" w:themeColor="text1"/>
          <w:sz w:val="20"/>
          <w:szCs w:val="20"/>
          <w:lang w:val="en-GB"/>
        </w:rPr>
        <w:t>Vm</w:t>
      </w:r>
      <w:proofErr w:type="spellEnd"/>
      <w:r w:rsidR="008771A0" w:rsidRPr="00FF7044">
        <w:rPr>
          <w:rFonts w:ascii="Calibri" w:eastAsia="Calibri" w:hAnsi="Calibri" w:cs="Calibri"/>
          <w:color w:val="000000" w:themeColor="text1"/>
          <w:sz w:val="20"/>
          <w:szCs w:val="20"/>
          <w:lang w:val="en-GB"/>
        </w:rPr>
        <w:t>/</w:t>
      </w:r>
      <w:proofErr w:type="spellStart"/>
      <w:r w:rsidR="008771A0" w:rsidRPr="00FF7044">
        <w:rPr>
          <w:rFonts w:ascii="Calibri" w:eastAsia="Calibri" w:hAnsi="Calibri" w:cs="Calibri"/>
          <w:color w:val="000000" w:themeColor="text1"/>
          <w:sz w:val="20"/>
          <w:szCs w:val="20"/>
          <w:lang w:val="en-GB"/>
        </w:rPr>
        <w:t>F∙Fm</w:t>
      </w:r>
      <w:proofErr w:type="spellEnd"/>
      <w:r w:rsidR="008771A0" w:rsidRPr="00FF7044">
        <w:rPr>
          <w:rFonts w:ascii="Calibri" w:eastAsia="Calibri" w:hAnsi="Calibri" w:cs="Calibri"/>
          <w:color w:val="000000" w:themeColor="text1"/>
          <w:sz w:val="20"/>
          <w:szCs w:val="20"/>
          <w:lang w:val="en-GB"/>
        </w:rPr>
        <w:t xml:space="preserve">: RIF and </w:t>
      </w:r>
      <w:proofErr w:type="spellStart"/>
      <w:r w:rsidR="008771A0" w:rsidRPr="00FF7044">
        <w:rPr>
          <w:rFonts w:ascii="Calibri" w:eastAsia="Calibri" w:hAnsi="Calibri" w:cs="Calibri"/>
          <w:color w:val="000000" w:themeColor="text1"/>
          <w:sz w:val="20"/>
          <w:szCs w:val="20"/>
          <w:lang w:val="en-GB"/>
        </w:rPr>
        <w:t>desRIF</w:t>
      </w:r>
      <w:proofErr w:type="spellEnd"/>
      <w:r w:rsidR="008771A0" w:rsidRPr="00FF7044">
        <w:rPr>
          <w:rFonts w:ascii="Calibri" w:eastAsia="Calibri" w:hAnsi="Calibri" w:cs="Calibri"/>
          <w:color w:val="000000" w:themeColor="text1"/>
          <w:sz w:val="20"/>
          <w:szCs w:val="20"/>
          <w:lang w:val="en-GB"/>
        </w:rPr>
        <w:t xml:space="preserve"> apparent volume of distribution. CL/F and </w:t>
      </w:r>
      <w:proofErr w:type="spellStart"/>
      <w:r w:rsidR="008771A0" w:rsidRPr="00FF7044">
        <w:rPr>
          <w:rFonts w:ascii="Calibri" w:eastAsia="Calibri" w:hAnsi="Calibri" w:cs="Calibri"/>
          <w:color w:val="000000" w:themeColor="text1"/>
          <w:sz w:val="20"/>
          <w:szCs w:val="20"/>
          <w:lang w:val="en-GB"/>
        </w:rPr>
        <w:t>CLm</w:t>
      </w:r>
      <w:proofErr w:type="spellEnd"/>
      <w:r w:rsidR="008771A0" w:rsidRPr="00FF7044">
        <w:rPr>
          <w:rFonts w:ascii="Calibri" w:eastAsia="Calibri" w:hAnsi="Calibri" w:cs="Calibri"/>
          <w:color w:val="000000" w:themeColor="text1"/>
          <w:sz w:val="20"/>
          <w:szCs w:val="20"/>
          <w:lang w:val="en-GB"/>
        </w:rPr>
        <w:t>/</w:t>
      </w:r>
      <w:proofErr w:type="spellStart"/>
      <w:r w:rsidR="008771A0" w:rsidRPr="00FF7044">
        <w:rPr>
          <w:rFonts w:ascii="Calibri" w:eastAsia="Calibri" w:hAnsi="Calibri" w:cs="Calibri"/>
          <w:color w:val="000000" w:themeColor="text1"/>
          <w:sz w:val="20"/>
          <w:szCs w:val="20"/>
          <w:lang w:val="en-GB"/>
        </w:rPr>
        <w:t>F∙Fm</w:t>
      </w:r>
      <w:proofErr w:type="spellEnd"/>
      <w:r w:rsidR="008771A0" w:rsidRPr="00FF7044">
        <w:rPr>
          <w:rFonts w:ascii="Calibri" w:eastAsia="Calibri" w:hAnsi="Calibri" w:cs="Calibri"/>
          <w:color w:val="000000" w:themeColor="text1"/>
          <w:sz w:val="20"/>
          <w:szCs w:val="20"/>
          <w:lang w:val="en-GB"/>
        </w:rPr>
        <w:t xml:space="preserve">: RIF and </w:t>
      </w:r>
      <w:proofErr w:type="spellStart"/>
      <w:r w:rsidR="008771A0" w:rsidRPr="00FF7044">
        <w:rPr>
          <w:rFonts w:ascii="Calibri" w:eastAsia="Calibri" w:hAnsi="Calibri" w:cs="Calibri"/>
          <w:color w:val="000000" w:themeColor="text1"/>
          <w:sz w:val="20"/>
          <w:szCs w:val="20"/>
          <w:lang w:val="en-GB"/>
        </w:rPr>
        <w:t>desRIF</w:t>
      </w:r>
      <w:proofErr w:type="spellEnd"/>
      <w:r w:rsidR="008771A0" w:rsidRPr="00FF7044">
        <w:rPr>
          <w:rFonts w:ascii="Calibri" w:eastAsia="Calibri" w:hAnsi="Calibri" w:cs="Calibri"/>
          <w:color w:val="000000" w:themeColor="text1"/>
          <w:sz w:val="20"/>
          <w:szCs w:val="20"/>
          <w:lang w:val="en-GB"/>
        </w:rPr>
        <w:t xml:space="preserve"> apparent clearance, </w:t>
      </w:r>
      <w:r w:rsidR="008771A0" w:rsidRPr="00FF7044">
        <w:rPr>
          <w:rFonts w:eastAsia="Calibri" w:cs="Calibri"/>
          <w:bCs/>
          <w:color w:val="000000" w:themeColor="text1"/>
          <w:sz w:val="20"/>
          <w:szCs w:val="20"/>
          <w:lang w:val="en-GB"/>
        </w:rPr>
        <w:t xml:space="preserve">Fm: fraction of CL/F converted into </w:t>
      </w:r>
      <w:proofErr w:type="spellStart"/>
      <w:r w:rsidR="008771A0" w:rsidRPr="00FF7044">
        <w:rPr>
          <w:rFonts w:eastAsia="Calibri" w:cs="Calibri"/>
          <w:bCs/>
          <w:color w:val="000000" w:themeColor="text1"/>
          <w:sz w:val="20"/>
          <w:szCs w:val="20"/>
          <w:lang w:val="en-GB"/>
        </w:rPr>
        <w:t>desRIF</w:t>
      </w:r>
      <w:proofErr w:type="spellEnd"/>
      <w:r w:rsidR="008771A0" w:rsidRPr="00FF7044">
        <w:rPr>
          <w:rFonts w:ascii="Calibri" w:eastAsia="Calibri" w:hAnsi="Calibri" w:cs="Calibri"/>
          <w:color w:val="000000" w:themeColor="text1"/>
          <w:sz w:val="20"/>
          <w:szCs w:val="20"/>
          <w:lang w:val="en-GB"/>
        </w:rPr>
        <w:t xml:space="preserve">, </w:t>
      </w:r>
      <w:proofErr w:type="spellStart"/>
      <w:r w:rsidR="008771A0" w:rsidRPr="00FF7044">
        <w:rPr>
          <w:rFonts w:eastAsia="Calibri" w:cstheme="minorHAnsi"/>
          <w:bCs/>
          <w:color w:val="000000" w:themeColor="text1"/>
          <w:sz w:val="20"/>
          <w:szCs w:val="20"/>
          <w:lang w:val="en-GB"/>
        </w:rPr>
        <w:t>Frel</w:t>
      </w:r>
      <w:proofErr w:type="spellEnd"/>
      <w:r w:rsidR="008771A0" w:rsidRPr="00FF7044">
        <w:rPr>
          <w:rFonts w:eastAsia="Calibri" w:cstheme="minorHAnsi"/>
          <w:bCs/>
          <w:color w:val="000000" w:themeColor="text1"/>
          <w:sz w:val="20"/>
          <w:szCs w:val="20"/>
          <w:lang w:val="en-GB"/>
        </w:rPr>
        <w:t>: relative bioavailability. RUV: residual unexplained variability</w:t>
      </w:r>
      <w:r w:rsidR="008771A0" w:rsidRPr="00FF7044">
        <w:rPr>
          <w:rFonts w:ascii="Calibri" w:eastAsia="Calibri" w:hAnsi="Calibri" w:cs="Calibri"/>
          <w:bCs/>
          <w:color w:val="000000" w:themeColor="text1"/>
          <w:sz w:val="20"/>
          <w:szCs w:val="20"/>
          <w:lang w:val="en-GB"/>
        </w:rPr>
        <w:t xml:space="preserve">. </w:t>
      </w:r>
      <w:r w:rsidR="008771A0" w:rsidRPr="00FF7044">
        <w:rPr>
          <w:rFonts w:ascii="Symbol" w:eastAsia="Calibri" w:hAnsi="Symbol" w:cs="Calibri"/>
          <w:bCs/>
          <w:color w:val="000000" w:themeColor="text1"/>
          <w:sz w:val="20"/>
          <w:szCs w:val="20"/>
          <w:lang w:val="en-GB"/>
        </w:rPr>
        <w:t>h</w:t>
      </w:r>
      <w:r w:rsidR="008771A0" w:rsidRPr="00FF7044">
        <w:rPr>
          <w:rFonts w:ascii="Calibri" w:eastAsia="Calibri" w:hAnsi="Calibri" w:cs="Calibri"/>
          <w:bCs/>
          <w:color w:val="000000" w:themeColor="text1"/>
          <w:sz w:val="20"/>
          <w:szCs w:val="20"/>
          <w:lang w:val="en-GB"/>
        </w:rPr>
        <w:t xml:space="preserve"> and </w:t>
      </w:r>
      <w:r w:rsidR="008771A0" w:rsidRPr="00FF7044">
        <w:rPr>
          <w:rFonts w:ascii="Symbol" w:eastAsia="Calibri" w:hAnsi="Symbol" w:cs="Calibri"/>
          <w:bCs/>
          <w:color w:val="000000" w:themeColor="text1"/>
          <w:sz w:val="20"/>
          <w:szCs w:val="20"/>
          <w:lang w:val="en-GB"/>
        </w:rPr>
        <w:t>e</w:t>
      </w:r>
      <w:r w:rsidR="008771A0" w:rsidRPr="00FF7044">
        <w:rPr>
          <w:rFonts w:eastAsia="Calibri" w:cstheme="minorHAnsi"/>
          <w:bCs/>
          <w:color w:val="000000" w:themeColor="text1"/>
          <w:sz w:val="20"/>
          <w:szCs w:val="20"/>
          <w:lang w:val="en-GB"/>
        </w:rPr>
        <w:t xml:space="preserve"> random variables with mean = 0 and variance </w:t>
      </w:r>
      <w:r w:rsidR="008771A0" w:rsidRPr="00FF7044">
        <w:rPr>
          <w:rFonts w:ascii="Symbol" w:eastAsia="Calibri" w:hAnsi="Symbol" w:cstheme="minorHAnsi"/>
          <w:bCs/>
          <w:color w:val="000000" w:themeColor="text1"/>
          <w:sz w:val="20"/>
          <w:szCs w:val="20"/>
          <w:lang w:val="en-GB"/>
        </w:rPr>
        <w:t>w</w:t>
      </w:r>
      <w:r w:rsidR="008771A0" w:rsidRPr="00FF7044">
        <w:rPr>
          <w:rFonts w:eastAsia="Calibri" w:cstheme="minorHAnsi"/>
          <w:bCs/>
          <w:color w:val="000000" w:themeColor="text1"/>
          <w:sz w:val="20"/>
          <w:szCs w:val="20"/>
          <w:vertAlign w:val="superscript"/>
          <w:lang w:val="en-GB"/>
        </w:rPr>
        <w:t>2</w:t>
      </w:r>
      <w:r w:rsidR="008771A0" w:rsidRPr="00FF7044">
        <w:rPr>
          <w:rFonts w:eastAsia="Calibri" w:cstheme="minorHAnsi"/>
          <w:bCs/>
          <w:color w:val="000000" w:themeColor="text1"/>
          <w:sz w:val="20"/>
          <w:szCs w:val="20"/>
          <w:lang w:val="en-GB"/>
        </w:rPr>
        <w:t xml:space="preserve"> and </w:t>
      </w:r>
      <w:r w:rsidR="008771A0" w:rsidRPr="00FF7044">
        <w:rPr>
          <w:rFonts w:ascii="Symbol" w:eastAsia="Calibri" w:hAnsi="Symbol" w:cs="Calibri"/>
          <w:bCs/>
          <w:color w:val="000000" w:themeColor="text1"/>
          <w:sz w:val="20"/>
          <w:szCs w:val="20"/>
          <w:lang w:val="en-GB"/>
        </w:rPr>
        <w:t>s</w:t>
      </w:r>
      <w:r w:rsidR="008771A0" w:rsidRPr="00FF7044">
        <w:rPr>
          <w:rFonts w:eastAsia="Calibri" w:cstheme="minorHAnsi"/>
          <w:bCs/>
          <w:color w:val="000000" w:themeColor="text1"/>
          <w:sz w:val="20"/>
          <w:szCs w:val="20"/>
          <w:vertAlign w:val="superscript"/>
          <w:lang w:val="en-GB"/>
        </w:rPr>
        <w:t>2</w:t>
      </w:r>
      <w:r w:rsidR="008771A0" w:rsidRPr="00FF7044">
        <w:rPr>
          <w:rFonts w:eastAsia="Calibri" w:cstheme="minorHAnsi"/>
          <w:bCs/>
          <w:color w:val="000000" w:themeColor="text1"/>
          <w:sz w:val="20"/>
          <w:szCs w:val="20"/>
          <w:lang w:val="en-GB"/>
        </w:rPr>
        <w:t>.</w:t>
      </w:r>
    </w:p>
    <w:p w14:paraId="04710344" w14:textId="77777777" w:rsidR="0099714E" w:rsidRPr="00C30AC9" w:rsidRDefault="0099714E" w:rsidP="005E017D">
      <w:pPr>
        <w:rPr>
          <w:color w:val="FF0000"/>
          <w:lang w:val="en-US"/>
        </w:rPr>
        <w:sectPr w:rsidR="0099714E" w:rsidRPr="00C30AC9" w:rsidSect="007E4C61">
          <w:pgSz w:w="11906" w:h="16838"/>
          <w:pgMar w:top="1417" w:right="1701" w:bottom="1417" w:left="1701" w:header="708" w:footer="708" w:gutter="0"/>
          <w:cols w:space="708"/>
          <w:docGrid w:linePitch="360"/>
        </w:sectPr>
      </w:pPr>
    </w:p>
    <w:p w14:paraId="4C61110B" w14:textId="329A950B" w:rsidR="00407C7F" w:rsidRPr="00C30AC9" w:rsidRDefault="001706E1" w:rsidP="005E017D">
      <w:pPr>
        <w:rPr>
          <w:color w:val="FF0000"/>
          <w:lang w:val="en-US"/>
        </w:rPr>
      </w:pPr>
      <w:r w:rsidRPr="00C30AC9">
        <w:rPr>
          <w:color w:val="FF0000"/>
          <w:lang w:val="en-US"/>
        </w:rPr>
        <w:lastRenderedPageBreak/>
        <w:t>References</w:t>
      </w:r>
    </w:p>
    <w:p w14:paraId="015BEF65" w14:textId="05962E21" w:rsidR="00A23D40" w:rsidRPr="00A23D40" w:rsidRDefault="00697006" w:rsidP="00A23D40">
      <w:pPr>
        <w:pStyle w:val="Bibliografia"/>
        <w:rPr>
          <w:rFonts w:ascii="Calibri" w:hAnsi="Calibri" w:cs="Calibri"/>
          <w:lang w:val="en-GB"/>
        </w:rPr>
      </w:pPr>
      <w:r w:rsidRPr="00FF7044">
        <w:rPr>
          <w:lang w:val="en-GB"/>
        </w:rPr>
        <w:fldChar w:fldCharType="begin"/>
      </w:r>
      <w:r w:rsidR="007C74C4" w:rsidRPr="00C30AC9">
        <w:rPr>
          <w:lang w:val="en-GB"/>
        </w:rPr>
        <w:instrText xml:space="preserve"> ADDIN ZOTERO_BIBL {"uncited":[],"omitted":[],"custom":[]} CSL_BIBLIOGRAPHY </w:instrText>
      </w:r>
      <w:r w:rsidRPr="00FF7044">
        <w:rPr>
          <w:lang w:val="en-GB"/>
        </w:rPr>
        <w:fldChar w:fldCharType="separate"/>
      </w:r>
      <w:r w:rsidR="007C74C4" w:rsidRPr="007C74C4">
        <w:rPr>
          <w:rFonts w:ascii="Calibri" w:hAnsi="Calibri" w:cs="Calibri"/>
          <w:lang w:val="en-GB"/>
        </w:rPr>
        <w:t xml:space="preserve">1. </w:t>
      </w:r>
      <w:r w:rsidR="007C74C4" w:rsidRPr="007C74C4">
        <w:rPr>
          <w:rFonts w:ascii="Calibri" w:hAnsi="Calibri" w:cs="Calibri"/>
          <w:lang w:val="en-GB"/>
        </w:rPr>
        <w:tab/>
        <w:t xml:space="preserve">Nardotto, G.H.B.; Bollela, V.R.; Rocha, A.; Della Pasqua, O.; Lanchote, V.L. No Implication of HIV Coinfection on the Plasma Exposure to Rifampicin, Pyrazinamide, and Ethambutol in Tuberculosis Patients. </w:t>
      </w:r>
      <w:r w:rsidR="007C74C4" w:rsidRPr="007C74C4">
        <w:rPr>
          <w:rFonts w:ascii="Calibri" w:hAnsi="Calibri" w:cs="Calibri"/>
          <w:i/>
          <w:iCs/>
          <w:lang w:val="en-GB"/>
        </w:rPr>
        <w:t>Clinical and Translational Science</w:t>
      </w:r>
      <w:r w:rsidR="007C74C4" w:rsidRPr="007C74C4">
        <w:rPr>
          <w:rFonts w:ascii="Calibri" w:hAnsi="Calibri" w:cs="Calibri"/>
          <w:lang w:val="en-GB"/>
        </w:rPr>
        <w:t xml:space="preserve"> </w:t>
      </w:r>
      <w:r w:rsidR="007C74C4" w:rsidRPr="007C74C4">
        <w:rPr>
          <w:rFonts w:ascii="Calibri" w:hAnsi="Calibri" w:cs="Calibri"/>
          <w:b/>
          <w:bCs/>
          <w:lang w:val="en-GB"/>
        </w:rPr>
        <w:t>2022</w:t>
      </w:r>
      <w:r w:rsidR="007C74C4" w:rsidRPr="007C74C4">
        <w:rPr>
          <w:rFonts w:ascii="Calibri" w:hAnsi="Calibri" w:cs="Calibri"/>
          <w:lang w:val="en-GB"/>
        </w:rPr>
        <w:t xml:space="preserve">, </w:t>
      </w:r>
      <w:r w:rsidR="007C74C4" w:rsidRPr="007C74C4">
        <w:rPr>
          <w:rFonts w:ascii="Calibri" w:hAnsi="Calibri" w:cs="Calibri"/>
          <w:i/>
          <w:iCs/>
          <w:lang w:val="en-GB"/>
        </w:rPr>
        <w:t>15</w:t>
      </w:r>
      <w:r w:rsidR="007C74C4" w:rsidRPr="007C74C4">
        <w:rPr>
          <w:rFonts w:ascii="Calibri" w:hAnsi="Calibri" w:cs="Calibri"/>
          <w:lang w:val="en-GB"/>
        </w:rPr>
        <w:t>, 514–523, doi:10.1111/cts.13169.</w:t>
      </w:r>
    </w:p>
    <w:p w14:paraId="2B508939" w14:textId="6D7448CE" w:rsidR="00EF33DB" w:rsidRPr="00C30AC9" w:rsidRDefault="00EF33DB" w:rsidP="00A23D40">
      <w:pPr>
        <w:tabs>
          <w:tab w:val="left" w:pos="567"/>
          <w:tab w:val="left" w:pos="1560"/>
        </w:tabs>
        <w:spacing w:after="0" w:line="240" w:lineRule="auto"/>
        <w:ind w:left="505" w:hanging="505"/>
        <w:rPr>
          <w:lang w:val="en-GB"/>
        </w:rPr>
      </w:pPr>
      <w:r>
        <w:rPr>
          <w:bCs/>
          <w:sz w:val="20"/>
          <w:lang w:val="en-GB"/>
        </w:rPr>
        <w:t>2.</w:t>
      </w:r>
      <w:r w:rsidR="00A23D40">
        <w:rPr>
          <w:bCs/>
          <w:sz w:val="20"/>
          <w:lang w:val="en-GB"/>
        </w:rPr>
        <w:tab/>
      </w:r>
      <w:r w:rsidRPr="00A23D40">
        <w:rPr>
          <w:rFonts w:ascii="Calibri" w:hAnsi="Calibri" w:cs="Calibri"/>
          <w:lang w:val="en-GB"/>
        </w:rPr>
        <w:t xml:space="preserve">Weiner, M.; Peloquin, C.; Burman, W.; Luo, C.-C.; Engle, M.; Prihoda, T.J.; Kenzie, W.R.M.; Bliven-Sizemore, E.; Johnson, J.L.; Vernon, A. Effects of Tuberculosis, Race, and Human Gene SLCO1B1 Polymorphisms on Rifampin Concentrations. </w:t>
      </w:r>
      <w:r w:rsidRPr="00E00B42">
        <w:rPr>
          <w:rFonts w:ascii="Calibri" w:hAnsi="Calibri" w:cs="Calibri"/>
          <w:i/>
          <w:iCs/>
          <w:lang w:val="en-GB"/>
        </w:rPr>
        <w:t>Antimicrob. Agents Chemother.</w:t>
      </w:r>
      <w:r w:rsidRPr="00A23D40">
        <w:rPr>
          <w:rFonts w:ascii="Calibri" w:hAnsi="Calibri" w:cs="Calibri"/>
          <w:lang w:val="en-GB"/>
        </w:rPr>
        <w:t xml:space="preserve"> </w:t>
      </w:r>
      <w:r w:rsidRPr="00541EF7">
        <w:rPr>
          <w:rFonts w:ascii="Calibri" w:hAnsi="Calibri" w:cs="Calibri"/>
          <w:b/>
          <w:bCs/>
          <w:lang w:val="en-GB"/>
        </w:rPr>
        <w:t>2010</w:t>
      </w:r>
      <w:r w:rsidRPr="00A23D40">
        <w:rPr>
          <w:rFonts w:ascii="Calibri" w:hAnsi="Calibri" w:cs="Calibri"/>
          <w:lang w:val="en-GB"/>
        </w:rPr>
        <w:t>, 54, 4192–4200, doi:10.1128/AAC.00353-10.</w:t>
      </w:r>
    </w:p>
    <w:p w14:paraId="4D17B2B4" w14:textId="749C2C2F" w:rsidR="007C74C4" w:rsidRPr="007C74C4" w:rsidRDefault="00EF33DB" w:rsidP="007C74C4">
      <w:pPr>
        <w:pStyle w:val="Bibliografia"/>
        <w:rPr>
          <w:rFonts w:ascii="Calibri" w:hAnsi="Calibri" w:cs="Calibri"/>
          <w:lang w:val="en-GB"/>
        </w:rPr>
      </w:pPr>
      <w:r>
        <w:rPr>
          <w:rFonts w:ascii="Calibri" w:hAnsi="Calibri" w:cs="Calibri"/>
          <w:lang w:val="en-GB"/>
        </w:rPr>
        <w:t>3</w:t>
      </w:r>
      <w:r w:rsidR="007C74C4" w:rsidRPr="007C74C4">
        <w:rPr>
          <w:rFonts w:ascii="Calibri" w:hAnsi="Calibri" w:cs="Calibri"/>
          <w:lang w:val="en-GB"/>
        </w:rPr>
        <w:t xml:space="preserve">. </w:t>
      </w:r>
      <w:r w:rsidR="007C74C4" w:rsidRPr="007C74C4">
        <w:rPr>
          <w:rFonts w:ascii="Calibri" w:hAnsi="Calibri" w:cs="Calibri"/>
          <w:lang w:val="en-GB"/>
        </w:rPr>
        <w:tab/>
        <w:t xml:space="preserve">Mould, D.R.; Upton, R.N. Basic Concepts in Population Modeling, Simulation, and Model-Based Drug Development—Part 2: Introduction to Pharmacokinetic Modeling Methods. </w:t>
      </w:r>
      <w:r w:rsidR="007C74C4" w:rsidRPr="007C74C4">
        <w:rPr>
          <w:rFonts w:ascii="Calibri" w:hAnsi="Calibri" w:cs="Calibri"/>
          <w:i/>
          <w:iCs/>
          <w:lang w:val="en-GB"/>
        </w:rPr>
        <w:t>CPT Pharmacometrics Syst Pharmacol</w:t>
      </w:r>
      <w:r w:rsidR="007C74C4" w:rsidRPr="007C74C4">
        <w:rPr>
          <w:rFonts w:ascii="Calibri" w:hAnsi="Calibri" w:cs="Calibri"/>
          <w:lang w:val="en-GB"/>
        </w:rPr>
        <w:t xml:space="preserve"> </w:t>
      </w:r>
      <w:r w:rsidR="007C74C4" w:rsidRPr="007C74C4">
        <w:rPr>
          <w:rFonts w:ascii="Calibri" w:hAnsi="Calibri" w:cs="Calibri"/>
          <w:b/>
          <w:bCs/>
          <w:lang w:val="en-GB"/>
        </w:rPr>
        <w:t>2013</w:t>
      </w:r>
      <w:r w:rsidR="007C74C4" w:rsidRPr="007C74C4">
        <w:rPr>
          <w:rFonts w:ascii="Calibri" w:hAnsi="Calibri" w:cs="Calibri"/>
          <w:lang w:val="en-GB"/>
        </w:rPr>
        <w:t xml:space="preserve">, </w:t>
      </w:r>
      <w:r w:rsidR="007C74C4" w:rsidRPr="007C74C4">
        <w:rPr>
          <w:rFonts w:ascii="Calibri" w:hAnsi="Calibri" w:cs="Calibri"/>
          <w:i/>
          <w:iCs/>
          <w:lang w:val="en-GB"/>
        </w:rPr>
        <w:t>2</w:t>
      </w:r>
      <w:r w:rsidR="007C74C4" w:rsidRPr="007C74C4">
        <w:rPr>
          <w:rFonts w:ascii="Calibri" w:hAnsi="Calibri" w:cs="Calibri"/>
          <w:lang w:val="en-GB"/>
        </w:rPr>
        <w:t>, e38, doi:10.1038/psp.2013.14.</w:t>
      </w:r>
    </w:p>
    <w:p w14:paraId="212F8C38" w14:textId="513F3D8B" w:rsidR="007C74C4" w:rsidRPr="007C74C4" w:rsidRDefault="00EF33DB" w:rsidP="007C74C4">
      <w:pPr>
        <w:pStyle w:val="Bibliografia"/>
        <w:rPr>
          <w:rFonts w:ascii="Calibri" w:hAnsi="Calibri" w:cs="Calibri"/>
          <w:lang w:val="en-GB"/>
        </w:rPr>
      </w:pPr>
      <w:r>
        <w:rPr>
          <w:rFonts w:ascii="Calibri" w:hAnsi="Calibri" w:cs="Calibri"/>
          <w:lang w:val="en-GB"/>
        </w:rPr>
        <w:t>4</w:t>
      </w:r>
      <w:r w:rsidR="007C74C4" w:rsidRPr="007C74C4">
        <w:rPr>
          <w:rFonts w:ascii="Calibri" w:hAnsi="Calibri" w:cs="Calibri"/>
          <w:lang w:val="en-GB"/>
        </w:rPr>
        <w:t xml:space="preserve">. </w:t>
      </w:r>
      <w:r w:rsidR="007C74C4" w:rsidRPr="007C74C4">
        <w:rPr>
          <w:rFonts w:ascii="Calibri" w:hAnsi="Calibri" w:cs="Calibri"/>
          <w:lang w:val="en-GB"/>
        </w:rPr>
        <w:tab/>
        <w:t xml:space="preserve">Nguyen, T.H.T.; Mouksassi, M.-S.; Holford, N.; Al‐Huniti, N.; Freedman, I.; Hooker, A.C.; John, J.; Karlsson, M.O.; Mould, D.R.; Ruixo, J.J.P.; et al. Model Evaluation of Continuous Data Pharmacometric Models: Metrics and Graphics. </w:t>
      </w:r>
      <w:r w:rsidR="007C74C4" w:rsidRPr="007C74C4">
        <w:rPr>
          <w:rFonts w:ascii="Calibri" w:hAnsi="Calibri" w:cs="Calibri"/>
          <w:i/>
          <w:iCs/>
          <w:lang w:val="en-GB"/>
        </w:rPr>
        <w:t>CPT: Pharmacometrics &amp; Systems Pharmacology</w:t>
      </w:r>
      <w:r w:rsidR="007C74C4" w:rsidRPr="007C74C4">
        <w:rPr>
          <w:rFonts w:ascii="Calibri" w:hAnsi="Calibri" w:cs="Calibri"/>
          <w:lang w:val="en-GB"/>
        </w:rPr>
        <w:t xml:space="preserve"> </w:t>
      </w:r>
      <w:r w:rsidR="007C74C4" w:rsidRPr="007C74C4">
        <w:rPr>
          <w:rFonts w:ascii="Calibri" w:hAnsi="Calibri" w:cs="Calibri"/>
          <w:b/>
          <w:bCs/>
          <w:lang w:val="en-GB"/>
        </w:rPr>
        <w:t>2017</w:t>
      </w:r>
      <w:r w:rsidR="007C74C4" w:rsidRPr="007C74C4">
        <w:rPr>
          <w:rFonts w:ascii="Calibri" w:hAnsi="Calibri" w:cs="Calibri"/>
          <w:lang w:val="en-GB"/>
        </w:rPr>
        <w:t xml:space="preserve">, </w:t>
      </w:r>
      <w:r w:rsidR="007C74C4" w:rsidRPr="007C74C4">
        <w:rPr>
          <w:rFonts w:ascii="Calibri" w:hAnsi="Calibri" w:cs="Calibri"/>
          <w:i/>
          <w:iCs/>
          <w:lang w:val="en-GB"/>
        </w:rPr>
        <w:t>6</w:t>
      </w:r>
      <w:r w:rsidR="007C74C4" w:rsidRPr="007C74C4">
        <w:rPr>
          <w:rFonts w:ascii="Calibri" w:hAnsi="Calibri" w:cs="Calibri"/>
          <w:lang w:val="en-GB"/>
        </w:rPr>
        <w:t>, 87–109, doi:10.1002/psp4.12161.</w:t>
      </w:r>
    </w:p>
    <w:p w14:paraId="3822F83E" w14:textId="0656B6F0" w:rsidR="007C74C4" w:rsidRPr="007C74C4" w:rsidRDefault="00EF33DB" w:rsidP="007C74C4">
      <w:pPr>
        <w:pStyle w:val="Bibliografia"/>
        <w:rPr>
          <w:rFonts w:ascii="Calibri" w:hAnsi="Calibri" w:cs="Calibri"/>
          <w:lang w:val="en-GB"/>
        </w:rPr>
      </w:pPr>
      <w:r>
        <w:rPr>
          <w:rFonts w:ascii="Calibri" w:hAnsi="Calibri" w:cs="Calibri"/>
          <w:lang w:val="en-GB"/>
        </w:rPr>
        <w:t>5</w:t>
      </w:r>
      <w:r w:rsidR="007C74C4" w:rsidRPr="007C74C4">
        <w:rPr>
          <w:rFonts w:ascii="Calibri" w:hAnsi="Calibri" w:cs="Calibri"/>
          <w:lang w:val="en-GB"/>
        </w:rPr>
        <w:t xml:space="preserve">. </w:t>
      </w:r>
      <w:r w:rsidR="007C74C4" w:rsidRPr="007C74C4">
        <w:rPr>
          <w:rFonts w:ascii="Calibri" w:hAnsi="Calibri" w:cs="Calibri"/>
          <w:lang w:val="en-GB"/>
        </w:rPr>
        <w:tab/>
        <w:t xml:space="preserve">Bergstrand, M.; Hooker, A.C.; Wallin, J.E.; Karlsson, M.O. Prediction-Corrected Visual Predictive Checks for Diagnosing Nonlinear Mixed-Effects Models. </w:t>
      </w:r>
      <w:r w:rsidR="007C74C4" w:rsidRPr="007C74C4">
        <w:rPr>
          <w:rFonts w:ascii="Calibri" w:hAnsi="Calibri" w:cs="Calibri"/>
          <w:i/>
          <w:iCs/>
          <w:lang w:val="en-GB"/>
        </w:rPr>
        <w:t>The AAPS Journal</w:t>
      </w:r>
      <w:r w:rsidR="007C74C4" w:rsidRPr="007C74C4">
        <w:rPr>
          <w:rFonts w:ascii="Calibri" w:hAnsi="Calibri" w:cs="Calibri"/>
          <w:lang w:val="en-GB"/>
        </w:rPr>
        <w:t xml:space="preserve"> </w:t>
      </w:r>
      <w:r w:rsidR="007C74C4" w:rsidRPr="007C74C4">
        <w:rPr>
          <w:rFonts w:ascii="Calibri" w:hAnsi="Calibri" w:cs="Calibri"/>
          <w:b/>
          <w:bCs/>
          <w:lang w:val="en-GB"/>
        </w:rPr>
        <w:t>2011</w:t>
      </w:r>
      <w:r w:rsidR="007C74C4" w:rsidRPr="007C74C4">
        <w:rPr>
          <w:rFonts w:ascii="Calibri" w:hAnsi="Calibri" w:cs="Calibri"/>
          <w:lang w:val="en-GB"/>
        </w:rPr>
        <w:t xml:space="preserve">, </w:t>
      </w:r>
      <w:r w:rsidR="007C74C4" w:rsidRPr="007C74C4">
        <w:rPr>
          <w:rFonts w:ascii="Calibri" w:hAnsi="Calibri" w:cs="Calibri"/>
          <w:i/>
          <w:iCs/>
          <w:lang w:val="en-GB"/>
        </w:rPr>
        <w:t>13</w:t>
      </w:r>
      <w:r w:rsidR="007C74C4" w:rsidRPr="007C74C4">
        <w:rPr>
          <w:rFonts w:ascii="Calibri" w:hAnsi="Calibri" w:cs="Calibri"/>
          <w:lang w:val="en-GB"/>
        </w:rPr>
        <w:t>, 143–151, doi:10.1208/s12248-011-9255-z.</w:t>
      </w:r>
    </w:p>
    <w:p w14:paraId="309A2955" w14:textId="38019355" w:rsidR="007C74C4" w:rsidRPr="007C74C4" w:rsidRDefault="00EF33DB" w:rsidP="007C74C4">
      <w:pPr>
        <w:pStyle w:val="Bibliografia"/>
        <w:rPr>
          <w:rFonts w:ascii="Calibri" w:hAnsi="Calibri" w:cs="Calibri"/>
          <w:lang w:val="en-GB"/>
        </w:rPr>
      </w:pPr>
      <w:r>
        <w:rPr>
          <w:rFonts w:ascii="Calibri" w:hAnsi="Calibri" w:cs="Calibri"/>
          <w:lang w:val="en-GB"/>
        </w:rPr>
        <w:t>6</w:t>
      </w:r>
      <w:r w:rsidR="007C74C4" w:rsidRPr="007C74C4">
        <w:rPr>
          <w:rFonts w:ascii="Calibri" w:hAnsi="Calibri" w:cs="Calibri"/>
          <w:lang w:val="en-GB"/>
        </w:rPr>
        <w:t xml:space="preserve">. </w:t>
      </w:r>
      <w:r w:rsidR="007C74C4" w:rsidRPr="007C74C4">
        <w:rPr>
          <w:rFonts w:ascii="Calibri" w:hAnsi="Calibri" w:cs="Calibri"/>
          <w:lang w:val="en-GB"/>
        </w:rPr>
        <w:tab/>
        <w:t xml:space="preserve">Yano, Y.; Beal, S.L.; Sheiner, L.B. Evaluating Pharmacokinetic/Pharmacodynamic Models Using the Posterior Predictive Check. </w:t>
      </w:r>
      <w:r w:rsidR="007C74C4" w:rsidRPr="007C74C4">
        <w:rPr>
          <w:rFonts w:ascii="Calibri" w:hAnsi="Calibri" w:cs="Calibri"/>
          <w:i/>
          <w:iCs/>
          <w:lang w:val="en-GB"/>
        </w:rPr>
        <w:t>J Pharmacokinet Pharmacodyn</w:t>
      </w:r>
      <w:r w:rsidR="007C74C4" w:rsidRPr="007C74C4">
        <w:rPr>
          <w:rFonts w:ascii="Calibri" w:hAnsi="Calibri" w:cs="Calibri"/>
          <w:lang w:val="en-GB"/>
        </w:rPr>
        <w:t xml:space="preserve"> </w:t>
      </w:r>
      <w:r w:rsidR="007C74C4" w:rsidRPr="007C74C4">
        <w:rPr>
          <w:rFonts w:ascii="Calibri" w:hAnsi="Calibri" w:cs="Calibri"/>
          <w:b/>
          <w:bCs/>
          <w:lang w:val="en-GB"/>
        </w:rPr>
        <w:t>2001</w:t>
      </w:r>
      <w:r w:rsidR="007C74C4" w:rsidRPr="007C74C4">
        <w:rPr>
          <w:rFonts w:ascii="Calibri" w:hAnsi="Calibri" w:cs="Calibri"/>
          <w:lang w:val="en-GB"/>
        </w:rPr>
        <w:t xml:space="preserve">, </w:t>
      </w:r>
      <w:r w:rsidR="007C74C4" w:rsidRPr="007C74C4">
        <w:rPr>
          <w:rFonts w:ascii="Calibri" w:hAnsi="Calibri" w:cs="Calibri"/>
          <w:i/>
          <w:iCs/>
          <w:lang w:val="en-GB"/>
        </w:rPr>
        <w:t>28</w:t>
      </w:r>
      <w:r w:rsidR="007C74C4" w:rsidRPr="007C74C4">
        <w:rPr>
          <w:rFonts w:ascii="Calibri" w:hAnsi="Calibri" w:cs="Calibri"/>
          <w:lang w:val="en-GB"/>
        </w:rPr>
        <w:t>, 171–192, doi:10.1023/A:1011555016423.</w:t>
      </w:r>
    </w:p>
    <w:p w14:paraId="25306E4F" w14:textId="665CDCC8" w:rsidR="007C74C4" w:rsidRPr="007C74C4" w:rsidRDefault="00EF33DB" w:rsidP="007C74C4">
      <w:pPr>
        <w:pStyle w:val="Bibliografia"/>
        <w:rPr>
          <w:rFonts w:ascii="Calibri" w:hAnsi="Calibri" w:cs="Calibri"/>
          <w:lang w:val="en-GB"/>
        </w:rPr>
      </w:pPr>
      <w:r>
        <w:rPr>
          <w:rFonts w:ascii="Calibri" w:hAnsi="Calibri" w:cs="Calibri"/>
          <w:lang w:val="en-GB"/>
        </w:rPr>
        <w:t>7</w:t>
      </w:r>
      <w:r w:rsidR="007C74C4" w:rsidRPr="007C74C4">
        <w:rPr>
          <w:rFonts w:ascii="Calibri" w:hAnsi="Calibri" w:cs="Calibri"/>
          <w:lang w:val="en-GB"/>
        </w:rPr>
        <w:t xml:space="preserve">. </w:t>
      </w:r>
      <w:r w:rsidR="007C74C4" w:rsidRPr="007C74C4">
        <w:rPr>
          <w:rFonts w:ascii="Calibri" w:hAnsi="Calibri" w:cs="Calibri"/>
          <w:lang w:val="en-GB"/>
        </w:rPr>
        <w:tab/>
        <w:t xml:space="preserve">Comets, E.; Brendel, K.; Mentré, F. Computing Normalised Prediction Distribution Errors to Evaluate Nonlinear Mixed-Effect Models: The Npde Add-on Package for R. </w:t>
      </w:r>
      <w:r w:rsidR="007C74C4" w:rsidRPr="007C74C4">
        <w:rPr>
          <w:rFonts w:ascii="Calibri" w:hAnsi="Calibri" w:cs="Calibri"/>
          <w:i/>
          <w:iCs/>
          <w:lang w:val="en-GB"/>
        </w:rPr>
        <w:t>Computer Methods and Programs in Biomedicine</w:t>
      </w:r>
      <w:r w:rsidR="007C74C4" w:rsidRPr="007C74C4">
        <w:rPr>
          <w:rFonts w:ascii="Calibri" w:hAnsi="Calibri" w:cs="Calibri"/>
          <w:lang w:val="en-GB"/>
        </w:rPr>
        <w:t xml:space="preserve"> </w:t>
      </w:r>
      <w:r w:rsidR="007C74C4" w:rsidRPr="007C74C4">
        <w:rPr>
          <w:rFonts w:ascii="Calibri" w:hAnsi="Calibri" w:cs="Calibri"/>
          <w:b/>
          <w:bCs/>
          <w:lang w:val="en-GB"/>
        </w:rPr>
        <w:t>2008</w:t>
      </w:r>
      <w:r w:rsidR="007C74C4" w:rsidRPr="007C74C4">
        <w:rPr>
          <w:rFonts w:ascii="Calibri" w:hAnsi="Calibri" w:cs="Calibri"/>
          <w:lang w:val="en-GB"/>
        </w:rPr>
        <w:t xml:space="preserve">, </w:t>
      </w:r>
      <w:r w:rsidR="007C74C4" w:rsidRPr="007C74C4">
        <w:rPr>
          <w:rFonts w:ascii="Calibri" w:hAnsi="Calibri" w:cs="Calibri"/>
          <w:i/>
          <w:iCs/>
          <w:lang w:val="en-GB"/>
        </w:rPr>
        <w:t>90</w:t>
      </w:r>
      <w:r w:rsidR="007C74C4" w:rsidRPr="007C74C4">
        <w:rPr>
          <w:rFonts w:ascii="Calibri" w:hAnsi="Calibri" w:cs="Calibri"/>
          <w:lang w:val="en-GB"/>
        </w:rPr>
        <w:t>, 154–166, doi:10.1016/j.cmpb.2007.12.002.</w:t>
      </w:r>
    </w:p>
    <w:p w14:paraId="4E048AAA" w14:textId="115171F6" w:rsidR="007C74C4" w:rsidRPr="007C74C4" w:rsidRDefault="00EF33DB" w:rsidP="007C74C4">
      <w:pPr>
        <w:pStyle w:val="Bibliografia"/>
        <w:rPr>
          <w:rFonts w:ascii="Calibri" w:hAnsi="Calibri" w:cs="Calibri"/>
          <w:lang w:val="en-GB"/>
        </w:rPr>
      </w:pPr>
      <w:r>
        <w:rPr>
          <w:rFonts w:ascii="Calibri" w:hAnsi="Calibri" w:cs="Calibri"/>
          <w:lang w:val="en-GB"/>
        </w:rPr>
        <w:t>8</w:t>
      </w:r>
      <w:r w:rsidR="007C74C4" w:rsidRPr="007C74C4">
        <w:rPr>
          <w:rFonts w:ascii="Calibri" w:hAnsi="Calibri" w:cs="Calibri"/>
          <w:lang w:val="en-GB"/>
        </w:rPr>
        <w:t xml:space="preserve">. </w:t>
      </w:r>
      <w:r w:rsidR="007C74C4" w:rsidRPr="007C74C4">
        <w:rPr>
          <w:rFonts w:ascii="Calibri" w:hAnsi="Calibri" w:cs="Calibri"/>
          <w:lang w:val="en-GB"/>
        </w:rPr>
        <w:tab/>
        <w:t xml:space="preserve">Seng, K.-Y.; Hee, K.-H.; Soon, G.-H.; Chew, N.; Khoo, S.H.; Lee, L.S.-U. Population Pharmacokinetics of Rifampicin and 25-Deacetyl-Rifampicin in Healthy Asian Adults. </w:t>
      </w:r>
      <w:r w:rsidR="007C74C4" w:rsidRPr="007C74C4">
        <w:rPr>
          <w:rFonts w:ascii="Calibri" w:hAnsi="Calibri" w:cs="Calibri"/>
          <w:i/>
          <w:iCs/>
          <w:lang w:val="en-GB"/>
        </w:rPr>
        <w:t>J Antimicrob Chemother</w:t>
      </w:r>
      <w:r w:rsidR="007C74C4" w:rsidRPr="007C74C4">
        <w:rPr>
          <w:rFonts w:ascii="Calibri" w:hAnsi="Calibri" w:cs="Calibri"/>
          <w:lang w:val="en-GB"/>
        </w:rPr>
        <w:t xml:space="preserve"> </w:t>
      </w:r>
      <w:r w:rsidR="007C74C4" w:rsidRPr="007C74C4">
        <w:rPr>
          <w:rFonts w:ascii="Calibri" w:hAnsi="Calibri" w:cs="Calibri"/>
          <w:b/>
          <w:bCs/>
          <w:lang w:val="en-GB"/>
        </w:rPr>
        <w:t>2015</w:t>
      </w:r>
      <w:r w:rsidR="007C74C4" w:rsidRPr="007C74C4">
        <w:rPr>
          <w:rFonts w:ascii="Calibri" w:hAnsi="Calibri" w:cs="Calibri"/>
          <w:lang w:val="en-GB"/>
        </w:rPr>
        <w:t xml:space="preserve">, </w:t>
      </w:r>
      <w:r w:rsidR="007C74C4" w:rsidRPr="007C74C4">
        <w:rPr>
          <w:rFonts w:ascii="Calibri" w:hAnsi="Calibri" w:cs="Calibri"/>
          <w:i/>
          <w:iCs/>
          <w:lang w:val="en-GB"/>
        </w:rPr>
        <w:t>70</w:t>
      </w:r>
      <w:r w:rsidR="007C74C4" w:rsidRPr="007C74C4">
        <w:rPr>
          <w:rFonts w:ascii="Calibri" w:hAnsi="Calibri" w:cs="Calibri"/>
          <w:lang w:val="en-GB"/>
        </w:rPr>
        <w:t>, 3298–3306, doi:10.1093/jac/dkv268.</w:t>
      </w:r>
    </w:p>
    <w:p w14:paraId="1F487DEB" w14:textId="17FE9CB7" w:rsidR="007C74C4" w:rsidRPr="007C74C4" w:rsidRDefault="00EF33DB" w:rsidP="007C74C4">
      <w:pPr>
        <w:pStyle w:val="Bibliografia"/>
        <w:rPr>
          <w:rFonts w:ascii="Calibri" w:hAnsi="Calibri" w:cs="Calibri"/>
          <w:lang w:val="en-GB"/>
        </w:rPr>
      </w:pPr>
      <w:r>
        <w:rPr>
          <w:rFonts w:ascii="Calibri" w:hAnsi="Calibri" w:cs="Calibri"/>
          <w:lang w:val="en-GB"/>
        </w:rPr>
        <w:t>9</w:t>
      </w:r>
      <w:r w:rsidR="007C74C4" w:rsidRPr="007C74C4">
        <w:rPr>
          <w:rFonts w:ascii="Calibri" w:hAnsi="Calibri" w:cs="Calibri"/>
          <w:lang w:val="en-GB"/>
        </w:rPr>
        <w:t xml:space="preserve">. </w:t>
      </w:r>
      <w:r w:rsidR="007C74C4" w:rsidRPr="007C74C4">
        <w:rPr>
          <w:rFonts w:ascii="Calibri" w:hAnsi="Calibri" w:cs="Calibri"/>
          <w:lang w:val="en-GB"/>
        </w:rPr>
        <w:tab/>
        <w:t xml:space="preserve">Schipani, A.; Pertinez, H.; Mlota, R.; Molyneux, E.; Lopez, N.; Dzinjalamala, F.K.; van Oosterhout, J.J.; Ward, S.A.; Khoo, S.; Davies, G. A Simultaneous Population Pharmacokinetic Analysis of Rifampicin in Malawian Adults and Children. </w:t>
      </w:r>
      <w:r w:rsidR="007C74C4" w:rsidRPr="007C74C4">
        <w:rPr>
          <w:rFonts w:ascii="Calibri" w:hAnsi="Calibri" w:cs="Calibri"/>
          <w:i/>
          <w:iCs/>
          <w:lang w:val="en-GB"/>
        </w:rPr>
        <w:t>Br J Clin Pharmacol</w:t>
      </w:r>
      <w:r w:rsidR="007C74C4" w:rsidRPr="007C74C4">
        <w:rPr>
          <w:rFonts w:ascii="Calibri" w:hAnsi="Calibri" w:cs="Calibri"/>
          <w:lang w:val="en-GB"/>
        </w:rPr>
        <w:t xml:space="preserve"> </w:t>
      </w:r>
      <w:r w:rsidR="007C74C4" w:rsidRPr="007C74C4">
        <w:rPr>
          <w:rFonts w:ascii="Calibri" w:hAnsi="Calibri" w:cs="Calibri"/>
          <w:b/>
          <w:bCs/>
          <w:lang w:val="en-GB"/>
        </w:rPr>
        <w:t>2016</w:t>
      </w:r>
      <w:r w:rsidR="007C74C4" w:rsidRPr="007C74C4">
        <w:rPr>
          <w:rFonts w:ascii="Calibri" w:hAnsi="Calibri" w:cs="Calibri"/>
          <w:lang w:val="en-GB"/>
        </w:rPr>
        <w:t xml:space="preserve">, </w:t>
      </w:r>
      <w:r w:rsidR="007C74C4" w:rsidRPr="007C74C4">
        <w:rPr>
          <w:rFonts w:ascii="Calibri" w:hAnsi="Calibri" w:cs="Calibri"/>
          <w:i/>
          <w:iCs/>
          <w:lang w:val="en-GB"/>
        </w:rPr>
        <w:t>81</w:t>
      </w:r>
      <w:r w:rsidR="007C74C4" w:rsidRPr="007C74C4">
        <w:rPr>
          <w:rFonts w:ascii="Calibri" w:hAnsi="Calibri" w:cs="Calibri"/>
          <w:lang w:val="en-GB"/>
        </w:rPr>
        <w:t>, 679–687, doi:10.1111/bcp.12848.</w:t>
      </w:r>
    </w:p>
    <w:p w14:paraId="3B1351E6" w14:textId="41535AFD" w:rsidR="007C74C4" w:rsidRPr="007C74C4" w:rsidRDefault="00EF33DB" w:rsidP="007C74C4">
      <w:pPr>
        <w:pStyle w:val="Bibliografia"/>
        <w:rPr>
          <w:rFonts w:ascii="Calibri" w:hAnsi="Calibri" w:cs="Calibri"/>
          <w:lang w:val="en-GB"/>
        </w:rPr>
      </w:pPr>
      <w:r>
        <w:rPr>
          <w:rFonts w:ascii="Calibri" w:hAnsi="Calibri" w:cs="Calibri"/>
          <w:lang w:val="en-GB"/>
        </w:rPr>
        <w:t>10</w:t>
      </w:r>
      <w:r w:rsidR="007C74C4" w:rsidRPr="007C74C4">
        <w:rPr>
          <w:rFonts w:ascii="Calibri" w:hAnsi="Calibri" w:cs="Calibri"/>
          <w:lang w:val="en-GB"/>
        </w:rPr>
        <w:t xml:space="preserve">. </w:t>
      </w:r>
      <w:r w:rsidR="007C74C4" w:rsidRPr="007C74C4">
        <w:rPr>
          <w:rFonts w:ascii="Calibri" w:hAnsi="Calibri" w:cs="Calibri"/>
          <w:lang w:val="en-GB"/>
        </w:rPr>
        <w:tab/>
        <w:t xml:space="preserve">Wilkins, J.J.; Savic, R.M.; Karlsson, M.O.; Langdon, G.; McIlleron, H.; Pillai, G.; Smith, P.J.; Simonsson, U.S.H. Population Pharmacokinetics of Rifampin in Pulmonary Tuberculosis Patients, Including a Semimechanistic Model To Describe Variable Absorption. </w:t>
      </w:r>
      <w:r w:rsidR="007C74C4" w:rsidRPr="007C74C4">
        <w:rPr>
          <w:rFonts w:ascii="Calibri" w:hAnsi="Calibri" w:cs="Calibri"/>
          <w:i/>
          <w:iCs/>
          <w:lang w:val="en-GB"/>
        </w:rPr>
        <w:t>Antimicrob Agents Chemother</w:t>
      </w:r>
      <w:r w:rsidR="007C74C4" w:rsidRPr="007C74C4">
        <w:rPr>
          <w:rFonts w:ascii="Calibri" w:hAnsi="Calibri" w:cs="Calibri"/>
          <w:lang w:val="en-GB"/>
        </w:rPr>
        <w:t xml:space="preserve"> </w:t>
      </w:r>
      <w:r w:rsidR="007C74C4" w:rsidRPr="007C74C4">
        <w:rPr>
          <w:rFonts w:ascii="Calibri" w:hAnsi="Calibri" w:cs="Calibri"/>
          <w:b/>
          <w:bCs/>
          <w:lang w:val="en-GB"/>
        </w:rPr>
        <w:t>2008</w:t>
      </w:r>
      <w:r w:rsidR="007C74C4" w:rsidRPr="007C74C4">
        <w:rPr>
          <w:rFonts w:ascii="Calibri" w:hAnsi="Calibri" w:cs="Calibri"/>
          <w:lang w:val="en-GB"/>
        </w:rPr>
        <w:t xml:space="preserve">, </w:t>
      </w:r>
      <w:r w:rsidR="007C74C4" w:rsidRPr="007C74C4">
        <w:rPr>
          <w:rFonts w:ascii="Calibri" w:hAnsi="Calibri" w:cs="Calibri"/>
          <w:i/>
          <w:iCs/>
          <w:lang w:val="en-GB"/>
        </w:rPr>
        <w:t>52</w:t>
      </w:r>
      <w:r w:rsidR="007C74C4" w:rsidRPr="007C74C4">
        <w:rPr>
          <w:rFonts w:ascii="Calibri" w:hAnsi="Calibri" w:cs="Calibri"/>
          <w:lang w:val="en-GB"/>
        </w:rPr>
        <w:t>, 2138–2148, doi:10.1128/AAC.00461-07.</w:t>
      </w:r>
    </w:p>
    <w:p w14:paraId="6F39C0DD" w14:textId="1171B947" w:rsidR="007C74C4" w:rsidRPr="007C74C4" w:rsidRDefault="007C74C4" w:rsidP="007C74C4">
      <w:pPr>
        <w:pStyle w:val="Bibliografia"/>
        <w:rPr>
          <w:rFonts w:ascii="Calibri" w:hAnsi="Calibri" w:cs="Calibri"/>
        </w:rPr>
      </w:pPr>
      <w:r w:rsidRPr="007C74C4">
        <w:rPr>
          <w:rFonts w:ascii="Calibri" w:hAnsi="Calibri" w:cs="Calibri"/>
          <w:lang w:val="en-GB"/>
        </w:rPr>
        <w:t>1</w:t>
      </w:r>
      <w:r w:rsidR="00EF33DB">
        <w:rPr>
          <w:rFonts w:ascii="Calibri" w:hAnsi="Calibri" w:cs="Calibri"/>
          <w:lang w:val="en-GB"/>
        </w:rPr>
        <w:t>1</w:t>
      </w:r>
      <w:r w:rsidRPr="007C74C4">
        <w:rPr>
          <w:rFonts w:ascii="Calibri" w:hAnsi="Calibri" w:cs="Calibri"/>
          <w:lang w:val="en-GB"/>
        </w:rPr>
        <w:t xml:space="preserve">. </w:t>
      </w:r>
      <w:r w:rsidRPr="007C74C4">
        <w:rPr>
          <w:rFonts w:ascii="Calibri" w:hAnsi="Calibri" w:cs="Calibri"/>
          <w:lang w:val="en-GB"/>
        </w:rPr>
        <w:tab/>
        <w:t xml:space="preserve">Segovia, R.C.M.; Ramírez, A.M.D.; Cook, H.J.; Aquino, M.M.; Pérez, M.V.; Brundage, R.C.; Moreno, S.R. Population Pharmacokinetics of Rifampicin in Mexican Patients with Tuberculosis. </w:t>
      </w:r>
      <w:r w:rsidRPr="007C74C4">
        <w:rPr>
          <w:rFonts w:ascii="Calibri" w:hAnsi="Calibri" w:cs="Calibri"/>
          <w:i/>
          <w:iCs/>
        </w:rPr>
        <w:t>Journal of Clinical Pharmacy and Therapeutics</w:t>
      </w:r>
      <w:r w:rsidRPr="007C74C4">
        <w:rPr>
          <w:rFonts w:ascii="Calibri" w:hAnsi="Calibri" w:cs="Calibri"/>
        </w:rPr>
        <w:t xml:space="preserve"> </w:t>
      </w:r>
      <w:r w:rsidRPr="007C74C4">
        <w:rPr>
          <w:rFonts w:ascii="Calibri" w:hAnsi="Calibri" w:cs="Calibri"/>
          <w:b/>
          <w:bCs/>
        </w:rPr>
        <w:t>2013</w:t>
      </w:r>
      <w:r w:rsidRPr="007C74C4">
        <w:rPr>
          <w:rFonts w:ascii="Calibri" w:hAnsi="Calibri" w:cs="Calibri"/>
        </w:rPr>
        <w:t xml:space="preserve">, </w:t>
      </w:r>
      <w:r w:rsidRPr="007C74C4">
        <w:rPr>
          <w:rFonts w:ascii="Calibri" w:hAnsi="Calibri" w:cs="Calibri"/>
          <w:i/>
          <w:iCs/>
        </w:rPr>
        <w:t>38</w:t>
      </w:r>
      <w:r w:rsidRPr="007C74C4">
        <w:rPr>
          <w:rFonts w:ascii="Calibri" w:hAnsi="Calibri" w:cs="Calibri"/>
        </w:rPr>
        <w:t>, 56–61, doi:10.1111/jcpt.12016.</w:t>
      </w:r>
    </w:p>
    <w:p w14:paraId="210F1315" w14:textId="35251223" w:rsidR="001706E1" w:rsidRPr="00FF7044" w:rsidRDefault="00697006" w:rsidP="005E017D">
      <w:pPr>
        <w:rPr>
          <w:lang w:val="en-GB"/>
        </w:rPr>
      </w:pPr>
      <w:r w:rsidRPr="00FF7044">
        <w:rPr>
          <w:lang w:val="en-GB"/>
        </w:rPr>
        <w:fldChar w:fldCharType="end"/>
      </w:r>
    </w:p>
    <w:sectPr w:rsidR="001706E1" w:rsidRPr="00FF7044" w:rsidSect="007E4C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Italic">
    <w:altName w:val="Calibri"/>
    <w:panose1 w:val="020B0604020202020204"/>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auco Nardotto">
    <w15:presenceInfo w15:providerId="Windows Live" w15:userId="bc8f34e479b9ac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17D"/>
    <w:rsid w:val="00000DDC"/>
    <w:rsid w:val="0000291B"/>
    <w:rsid w:val="0000435A"/>
    <w:rsid w:val="000051B0"/>
    <w:rsid w:val="00005713"/>
    <w:rsid w:val="00005A54"/>
    <w:rsid w:val="00005BDD"/>
    <w:rsid w:val="00007C89"/>
    <w:rsid w:val="00010845"/>
    <w:rsid w:val="00011342"/>
    <w:rsid w:val="00011FAE"/>
    <w:rsid w:val="000127B3"/>
    <w:rsid w:val="000139AC"/>
    <w:rsid w:val="00014FA1"/>
    <w:rsid w:val="00016216"/>
    <w:rsid w:val="00017A9C"/>
    <w:rsid w:val="00017DBF"/>
    <w:rsid w:val="000202E3"/>
    <w:rsid w:val="00021389"/>
    <w:rsid w:val="000221B7"/>
    <w:rsid w:val="00022F25"/>
    <w:rsid w:val="0002395C"/>
    <w:rsid w:val="00023D6E"/>
    <w:rsid w:val="00023E1F"/>
    <w:rsid w:val="00027F9B"/>
    <w:rsid w:val="00034F3B"/>
    <w:rsid w:val="0003669D"/>
    <w:rsid w:val="000401AC"/>
    <w:rsid w:val="000403BD"/>
    <w:rsid w:val="0004328D"/>
    <w:rsid w:val="000452E1"/>
    <w:rsid w:val="00045F84"/>
    <w:rsid w:val="00047E96"/>
    <w:rsid w:val="0005019D"/>
    <w:rsid w:val="00052C2F"/>
    <w:rsid w:val="0005667C"/>
    <w:rsid w:val="00056B1C"/>
    <w:rsid w:val="0006286C"/>
    <w:rsid w:val="00064400"/>
    <w:rsid w:val="0007017A"/>
    <w:rsid w:val="000703AA"/>
    <w:rsid w:val="0007360C"/>
    <w:rsid w:val="00073F65"/>
    <w:rsid w:val="00074C0F"/>
    <w:rsid w:val="0007561C"/>
    <w:rsid w:val="000766AF"/>
    <w:rsid w:val="00076B3C"/>
    <w:rsid w:val="00077D8F"/>
    <w:rsid w:val="00081037"/>
    <w:rsid w:val="0008296F"/>
    <w:rsid w:val="0008416D"/>
    <w:rsid w:val="00087618"/>
    <w:rsid w:val="00090805"/>
    <w:rsid w:val="00090CCD"/>
    <w:rsid w:val="00090D1D"/>
    <w:rsid w:val="000910F3"/>
    <w:rsid w:val="000911E7"/>
    <w:rsid w:val="00091534"/>
    <w:rsid w:val="00091941"/>
    <w:rsid w:val="00096A03"/>
    <w:rsid w:val="000A11CE"/>
    <w:rsid w:val="000A361C"/>
    <w:rsid w:val="000A5D3E"/>
    <w:rsid w:val="000A5FD9"/>
    <w:rsid w:val="000A6A31"/>
    <w:rsid w:val="000A7370"/>
    <w:rsid w:val="000B1DE9"/>
    <w:rsid w:val="000B20D2"/>
    <w:rsid w:val="000B3374"/>
    <w:rsid w:val="000B4915"/>
    <w:rsid w:val="000B51F5"/>
    <w:rsid w:val="000B6F6B"/>
    <w:rsid w:val="000B71EE"/>
    <w:rsid w:val="000B7DA8"/>
    <w:rsid w:val="000C1D8E"/>
    <w:rsid w:val="000C22FA"/>
    <w:rsid w:val="000C4A9B"/>
    <w:rsid w:val="000C58EE"/>
    <w:rsid w:val="000C79D7"/>
    <w:rsid w:val="000D10F0"/>
    <w:rsid w:val="000D1828"/>
    <w:rsid w:val="000D1B28"/>
    <w:rsid w:val="000D2AB4"/>
    <w:rsid w:val="000D2C92"/>
    <w:rsid w:val="000D2FFB"/>
    <w:rsid w:val="000D3B45"/>
    <w:rsid w:val="000D43B6"/>
    <w:rsid w:val="000E1FA1"/>
    <w:rsid w:val="000E6666"/>
    <w:rsid w:val="000F0315"/>
    <w:rsid w:val="000F03E0"/>
    <w:rsid w:val="000F18A6"/>
    <w:rsid w:val="000F1D1F"/>
    <w:rsid w:val="000F2DDA"/>
    <w:rsid w:val="000F34A6"/>
    <w:rsid w:val="000F4177"/>
    <w:rsid w:val="00102301"/>
    <w:rsid w:val="00102B9E"/>
    <w:rsid w:val="0010336F"/>
    <w:rsid w:val="001039C9"/>
    <w:rsid w:val="001062BC"/>
    <w:rsid w:val="0011157D"/>
    <w:rsid w:val="00114CAD"/>
    <w:rsid w:val="00114FB5"/>
    <w:rsid w:val="00115264"/>
    <w:rsid w:val="00115B32"/>
    <w:rsid w:val="001178F2"/>
    <w:rsid w:val="00117AB0"/>
    <w:rsid w:val="0012171B"/>
    <w:rsid w:val="0012225C"/>
    <w:rsid w:val="00122D82"/>
    <w:rsid w:val="0012590C"/>
    <w:rsid w:val="00127640"/>
    <w:rsid w:val="001276F1"/>
    <w:rsid w:val="001332C4"/>
    <w:rsid w:val="00133D32"/>
    <w:rsid w:val="00135942"/>
    <w:rsid w:val="00136CE2"/>
    <w:rsid w:val="0014001F"/>
    <w:rsid w:val="00140C7D"/>
    <w:rsid w:val="0014572D"/>
    <w:rsid w:val="00145AC1"/>
    <w:rsid w:val="00152829"/>
    <w:rsid w:val="001561A5"/>
    <w:rsid w:val="00157C1A"/>
    <w:rsid w:val="0016406D"/>
    <w:rsid w:val="00165B18"/>
    <w:rsid w:val="00166904"/>
    <w:rsid w:val="00167E70"/>
    <w:rsid w:val="001706E1"/>
    <w:rsid w:val="001714B4"/>
    <w:rsid w:val="00173F6E"/>
    <w:rsid w:val="00174B19"/>
    <w:rsid w:val="0017542B"/>
    <w:rsid w:val="00177B23"/>
    <w:rsid w:val="00182758"/>
    <w:rsid w:val="00182BAC"/>
    <w:rsid w:val="001853D6"/>
    <w:rsid w:val="00190458"/>
    <w:rsid w:val="00190BD0"/>
    <w:rsid w:val="00193B14"/>
    <w:rsid w:val="0019412D"/>
    <w:rsid w:val="001974AA"/>
    <w:rsid w:val="00197A7C"/>
    <w:rsid w:val="001A0B5A"/>
    <w:rsid w:val="001A1AED"/>
    <w:rsid w:val="001A49F0"/>
    <w:rsid w:val="001A4D71"/>
    <w:rsid w:val="001B0751"/>
    <w:rsid w:val="001B0E38"/>
    <w:rsid w:val="001B46F5"/>
    <w:rsid w:val="001B56C5"/>
    <w:rsid w:val="001B73ED"/>
    <w:rsid w:val="001B7A11"/>
    <w:rsid w:val="001C0EBF"/>
    <w:rsid w:val="001C1457"/>
    <w:rsid w:val="001C3F27"/>
    <w:rsid w:val="001D0A32"/>
    <w:rsid w:val="001D13EF"/>
    <w:rsid w:val="001D2D06"/>
    <w:rsid w:val="001D58F3"/>
    <w:rsid w:val="001D764F"/>
    <w:rsid w:val="001D7B04"/>
    <w:rsid w:val="001E0742"/>
    <w:rsid w:val="001E08A8"/>
    <w:rsid w:val="001E3AD7"/>
    <w:rsid w:val="001E4915"/>
    <w:rsid w:val="001E510D"/>
    <w:rsid w:val="001F19F1"/>
    <w:rsid w:val="001F1DF6"/>
    <w:rsid w:val="001F54F0"/>
    <w:rsid w:val="001F55AB"/>
    <w:rsid w:val="001F567B"/>
    <w:rsid w:val="001F6911"/>
    <w:rsid w:val="0020521E"/>
    <w:rsid w:val="00205F99"/>
    <w:rsid w:val="00206CAC"/>
    <w:rsid w:val="002079D7"/>
    <w:rsid w:val="00210D8D"/>
    <w:rsid w:val="00210F88"/>
    <w:rsid w:val="00213E2D"/>
    <w:rsid w:val="002231E1"/>
    <w:rsid w:val="00223E8B"/>
    <w:rsid w:val="0022510D"/>
    <w:rsid w:val="0022515A"/>
    <w:rsid w:val="0022607B"/>
    <w:rsid w:val="00230573"/>
    <w:rsid w:val="0023142B"/>
    <w:rsid w:val="00232162"/>
    <w:rsid w:val="00233C05"/>
    <w:rsid w:val="002358C4"/>
    <w:rsid w:val="002366A1"/>
    <w:rsid w:val="00241751"/>
    <w:rsid w:val="0024682A"/>
    <w:rsid w:val="002469EC"/>
    <w:rsid w:val="00250C0A"/>
    <w:rsid w:val="00252464"/>
    <w:rsid w:val="00252814"/>
    <w:rsid w:val="002541CF"/>
    <w:rsid w:val="00254EF1"/>
    <w:rsid w:val="0025503D"/>
    <w:rsid w:val="002577D4"/>
    <w:rsid w:val="00257CC0"/>
    <w:rsid w:val="00265327"/>
    <w:rsid w:val="0026740C"/>
    <w:rsid w:val="002677C6"/>
    <w:rsid w:val="00267E09"/>
    <w:rsid w:val="00267F2B"/>
    <w:rsid w:val="0027329D"/>
    <w:rsid w:val="00273944"/>
    <w:rsid w:val="00273DE7"/>
    <w:rsid w:val="00277AA9"/>
    <w:rsid w:val="00280B0E"/>
    <w:rsid w:val="00280F8A"/>
    <w:rsid w:val="0028151C"/>
    <w:rsid w:val="002839E2"/>
    <w:rsid w:val="00287C19"/>
    <w:rsid w:val="00287C2F"/>
    <w:rsid w:val="00290504"/>
    <w:rsid w:val="00292931"/>
    <w:rsid w:val="00292B73"/>
    <w:rsid w:val="002943BD"/>
    <w:rsid w:val="002956C6"/>
    <w:rsid w:val="00296420"/>
    <w:rsid w:val="002A1181"/>
    <w:rsid w:val="002A1B08"/>
    <w:rsid w:val="002A3B7F"/>
    <w:rsid w:val="002A3E38"/>
    <w:rsid w:val="002A4327"/>
    <w:rsid w:val="002A4B7A"/>
    <w:rsid w:val="002A78B9"/>
    <w:rsid w:val="002B36D0"/>
    <w:rsid w:val="002B3C9E"/>
    <w:rsid w:val="002B5212"/>
    <w:rsid w:val="002B56DD"/>
    <w:rsid w:val="002C18CB"/>
    <w:rsid w:val="002C1FF4"/>
    <w:rsid w:val="002C2426"/>
    <w:rsid w:val="002C3327"/>
    <w:rsid w:val="002C4C4A"/>
    <w:rsid w:val="002C5FE6"/>
    <w:rsid w:val="002C6FEB"/>
    <w:rsid w:val="002C7415"/>
    <w:rsid w:val="002C7C05"/>
    <w:rsid w:val="002D0D62"/>
    <w:rsid w:val="002D1A32"/>
    <w:rsid w:val="002D2618"/>
    <w:rsid w:val="002D5018"/>
    <w:rsid w:val="002D59EE"/>
    <w:rsid w:val="002D7161"/>
    <w:rsid w:val="002E3BDE"/>
    <w:rsid w:val="002E4E2A"/>
    <w:rsid w:val="002E7A3E"/>
    <w:rsid w:val="002E7B40"/>
    <w:rsid w:val="002E7DE5"/>
    <w:rsid w:val="002F05B0"/>
    <w:rsid w:val="002F47CD"/>
    <w:rsid w:val="002F5C14"/>
    <w:rsid w:val="002F6403"/>
    <w:rsid w:val="002F7980"/>
    <w:rsid w:val="00300321"/>
    <w:rsid w:val="00300839"/>
    <w:rsid w:val="00302B79"/>
    <w:rsid w:val="003031CE"/>
    <w:rsid w:val="00303C64"/>
    <w:rsid w:val="00310017"/>
    <w:rsid w:val="00310CA8"/>
    <w:rsid w:val="003116A1"/>
    <w:rsid w:val="00315CC9"/>
    <w:rsid w:val="00316125"/>
    <w:rsid w:val="00316AAD"/>
    <w:rsid w:val="00320F30"/>
    <w:rsid w:val="00322186"/>
    <w:rsid w:val="00323024"/>
    <w:rsid w:val="00323E7D"/>
    <w:rsid w:val="00324A1A"/>
    <w:rsid w:val="00326B54"/>
    <w:rsid w:val="003303F7"/>
    <w:rsid w:val="0033184D"/>
    <w:rsid w:val="00333B87"/>
    <w:rsid w:val="00333F87"/>
    <w:rsid w:val="0033626E"/>
    <w:rsid w:val="0033679D"/>
    <w:rsid w:val="003374E0"/>
    <w:rsid w:val="003421C6"/>
    <w:rsid w:val="0034603A"/>
    <w:rsid w:val="003462BB"/>
    <w:rsid w:val="00346F9F"/>
    <w:rsid w:val="003476BD"/>
    <w:rsid w:val="00347C47"/>
    <w:rsid w:val="00350355"/>
    <w:rsid w:val="00353F8B"/>
    <w:rsid w:val="00355922"/>
    <w:rsid w:val="0036543A"/>
    <w:rsid w:val="00365781"/>
    <w:rsid w:val="003714B5"/>
    <w:rsid w:val="00371C47"/>
    <w:rsid w:val="00371F7D"/>
    <w:rsid w:val="0037211C"/>
    <w:rsid w:val="00372887"/>
    <w:rsid w:val="0037532C"/>
    <w:rsid w:val="0038544F"/>
    <w:rsid w:val="00390D82"/>
    <w:rsid w:val="00395516"/>
    <w:rsid w:val="00395A05"/>
    <w:rsid w:val="003965D0"/>
    <w:rsid w:val="003A021F"/>
    <w:rsid w:val="003A0461"/>
    <w:rsid w:val="003A1FD3"/>
    <w:rsid w:val="003A21C9"/>
    <w:rsid w:val="003B0425"/>
    <w:rsid w:val="003B4A42"/>
    <w:rsid w:val="003B7A28"/>
    <w:rsid w:val="003C347A"/>
    <w:rsid w:val="003C3E81"/>
    <w:rsid w:val="003C4941"/>
    <w:rsid w:val="003C6908"/>
    <w:rsid w:val="003D1436"/>
    <w:rsid w:val="003D15BD"/>
    <w:rsid w:val="003D24C5"/>
    <w:rsid w:val="003D28A6"/>
    <w:rsid w:val="003D3144"/>
    <w:rsid w:val="003D3808"/>
    <w:rsid w:val="003D605D"/>
    <w:rsid w:val="003D65E1"/>
    <w:rsid w:val="003D77F2"/>
    <w:rsid w:val="003E01FF"/>
    <w:rsid w:val="003E3103"/>
    <w:rsid w:val="003E4017"/>
    <w:rsid w:val="003E6917"/>
    <w:rsid w:val="003F156D"/>
    <w:rsid w:val="003F3459"/>
    <w:rsid w:val="003F35D1"/>
    <w:rsid w:val="003F5142"/>
    <w:rsid w:val="003F5E25"/>
    <w:rsid w:val="003F6718"/>
    <w:rsid w:val="003F6E06"/>
    <w:rsid w:val="003F71FE"/>
    <w:rsid w:val="00400805"/>
    <w:rsid w:val="00400990"/>
    <w:rsid w:val="00401148"/>
    <w:rsid w:val="00401167"/>
    <w:rsid w:val="00403E9C"/>
    <w:rsid w:val="00407C7F"/>
    <w:rsid w:val="00417F0F"/>
    <w:rsid w:val="004203A7"/>
    <w:rsid w:val="00420C09"/>
    <w:rsid w:val="00421D80"/>
    <w:rsid w:val="00424027"/>
    <w:rsid w:val="00424CE5"/>
    <w:rsid w:val="00432DE4"/>
    <w:rsid w:val="0043549E"/>
    <w:rsid w:val="00441C66"/>
    <w:rsid w:val="004435DD"/>
    <w:rsid w:val="00443E65"/>
    <w:rsid w:val="0044450A"/>
    <w:rsid w:val="004458E3"/>
    <w:rsid w:val="0044600C"/>
    <w:rsid w:val="00446079"/>
    <w:rsid w:val="00450D6C"/>
    <w:rsid w:val="00451E3E"/>
    <w:rsid w:val="00452E81"/>
    <w:rsid w:val="00460F5A"/>
    <w:rsid w:val="00461AC3"/>
    <w:rsid w:val="00463943"/>
    <w:rsid w:val="00465DF1"/>
    <w:rsid w:val="00470502"/>
    <w:rsid w:val="00470D56"/>
    <w:rsid w:val="00471FC3"/>
    <w:rsid w:val="00472D2E"/>
    <w:rsid w:val="004779DA"/>
    <w:rsid w:val="004809D4"/>
    <w:rsid w:val="00483C1E"/>
    <w:rsid w:val="00484066"/>
    <w:rsid w:val="00484616"/>
    <w:rsid w:val="004855B8"/>
    <w:rsid w:val="00491D45"/>
    <w:rsid w:val="0049446E"/>
    <w:rsid w:val="004A0FCF"/>
    <w:rsid w:val="004A3C2C"/>
    <w:rsid w:val="004A5522"/>
    <w:rsid w:val="004A678C"/>
    <w:rsid w:val="004B02D4"/>
    <w:rsid w:val="004B1AF5"/>
    <w:rsid w:val="004B4CB8"/>
    <w:rsid w:val="004B5E8D"/>
    <w:rsid w:val="004B65F6"/>
    <w:rsid w:val="004B7434"/>
    <w:rsid w:val="004C037B"/>
    <w:rsid w:val="004C147F"/>
    <w:rsid w:val="004C1648"/>
    <w:rsid w:val="004C3121"/>
    <w:rsid w:val="004C376D"/>
    <w:rsid w:val="004C4181"/>
    <w:rsid w:val="004C5D38"/>
    <w:rsid w:val="004D04A5"/>
    <w:rsid w:val="004D1610"/>
    <w:rsid w:val="004D42F1"/>
    <w:rsid w:val="004D71EC"/>
    <w:rsid w:val="004E2CCF"/>
    <w:rsid w:val="004E34B3"/>
    <w:rsid w:val="004E4862"/>
    <w:rsid w:val="004E5092"/>
    <w:rsid w:val="004E5170"/>
    <w:rsid w:val="004E65FA"/>
    <w:rsid w:val="004E7CD1"/>
    <w:rsid w:val="004F1D74"/>
    <w:rsid w:val="004F2D32"/>
    <w:rsid w:val="004F5FE8"/>
    <w:rsid w:val="004F6446"/>
    <w:rsid w:val="0050099D"/>
    <w:rsid w:val="00502965"/>
    <w:rsid w:val="00505DD0"/>
    <w:rsid w:val="00510F95"/>
    <w:rsid w:val="00512A4E"/>
    <w:rsid w:val="00514076"/>
    <w:rsid w:val="005148EE"/>
    <w:rsid w:val="00514CFF"/>
    <w:rsid w:val="0052024E"/>
    <w:rsid w:val="005213B3"/>
    <w:rsid w:val="00523050"/>
    <w:rsid w:val="00524BB6"/>
    <w:rsid w:val="00530C35"/>
    <w:rsid w:val="005325AA"/>
    <w:rsid w:val="005332B7"/>
    <w:rsid w:val="00535498"/>
    <w:rsid w:val="00537EE1"/>
    <w:rsid w:val="00541EF7"/>
    <w:rsid w:val="00542674"/>
    <w:rsid w:val="00542FAF"/>
    <w:rsid w:val="00546535"/>
    <w:rsid w:val="00547361"/>
    <w:rsid w:val="00547E00"/>
    <w:rsid w:val="005510A3"/>
    <w:rsid w:val="00551F16"/>
    <w:rsid w:val="005543C3"/>
    <w:rsid w:val="00554D65"/>
    <w:rsid w:val="0056291E"/>
    <w:rsid w:val="00565B04"/>
    <w:rsid w:val="00565B27"/>
    <w:rsid w:val="00566961"/>
    <w:rsid w:val="00572FB7"/>
    <w:rsid w:val="00580282"/>
    <w:rsid w:val="00580429"/>
    <w:rsid w:val="0058501D"/>
    <w:rsid w:val="00595365"/>
    <w:rsid w:val="00597BEE"/>
    <w:rsid w:val="005A383F"/>
    <w:rsid w:val="005A3A7E"/>
    <w:rsid w:val="005A6B0E"/>
    <w:rsid w:val="005A6B65"/>
    <w:rsid w:val="005B00BE"/>
    <w:rsid w:val="005B0808"/>
    <w:rsid w:val="005B1787"/>
    <w:rsid w:val="005B2F04"/>
    <w:rsid w:val="005C25C7"/>
    <w:rsid w:val="005C4F6E"/>
    <w:rsid w:val="005C68A3"/>
    <w:rsid w:val="005C7E37"/>
    <w:rsid w:val="005D0B2F"/>
    <w:rsid w:val="005D2300"/>
    <w:rsid w:val="005D3340"/>
    <w:rsid w:val="005D52DF"/>
    <w:rsid w:val="005D581E"/>
    <w:rsid w:val="005D5B1F"/>
    <w:rsid w:val="005D7873"/>
    <w:rsid w:val="005E017D"/>
    <w:rsid w:val="005E19B8"/>
    <w:rsid w:val="005E4F5B"/>
    <w:rsid w:val="005E71A2"/>
    <w:rsid w:val="005E7261"/>
    <w:rsid w:val="005F06C2"/>
    <w:rsid w:val="005F15D7"/>
    <w:rsid w:val="005F3103"/>
    <w:rsid w:val="005F3563"/>
    <w:rsid w:val="005F3FFA"/>
    <w:rsid w:val="00600999"/>
    <w:rsid w:val="00601B3F"/>
    <w:rsid w:val="00602255"/>
    <w:rsid w:val="00602C51"/>
    <w:rsid w:val="00606E1A"/>
    <w:rsid w:val="00610312"/>
    <w:rsid w:val="00611C8F"/>
    <w:rsid w:val="00612A1B"/>
    <w:rsid w:val="0061443D"/>
    <w:rsid w:val="00614857"/>
    <w:rsid w:val="00614D25"/>
    <w:rsid w:val="00615A25"/>
    <w:rsid w:val="00616C75"/>
    <w:rsid w:val="006178E8"/>
    <w:rsid w:val="006205A7"/>
    <w:rsid w:val="00620D2C"/>
    <w:rsid w:val="00620E0F"/>
    <w:rsid w:val="0062140F"/>
    <w:rsid w:val="00621F7A"/>
    <w:rsid w:val="00625F12"/>
    <w:rsid w:val="006270D7"/>
    <w:rsid w:val="00631F2D"/>
    <w:rsid w:val="00634D86"/>
    <w:rsid w:val="006353B3"/>
    <w:rsid w:val="00636A64"/>
    <w:rsid w:val="00637D25"/>
    <w:rsid w:val="006411C5"/>
    <w:rsid w:val="0064201E"/>
    <w:rsid w:val="00642098"/>
    <w:rsid w:val="0064298A"/>
    <w:rsid w:val="00642E08"/>
    <w:rsid w:val="00643667"/>
    <w:rsid w:val="006441DC"/>
    <w:rsid w:val="00647640"/>
    <w:rsid w:val="00650AC8"/>
    <w:rsid w:val="00654280"/>
    <w:rsid w:val="00654401"/>
    <w:rsid w:val="006557AB"/>
    <w:rsid w:val="00656101"/>
    <w:rsid w:val="00660C7E"/>
    <w:rsid w:val="006618CB"/>
    <w:rsid w:val="00662093"/>
    <w:rsid w:val="006634AB"/>
    <w:rsid w:val="00663530"/>
    <w:rsid w:val="00663673"/>
    <w:rsid w:val="0066393F"/>
    <w:rsid w:val="00665A6B"/>
    <w:rsid w:val="006667BD"/>
    <w:rsid w:val="00666DF0"/>
    <w:rsid w:val="00670B43"/>
    <w:rsid w:val="00671F8F"/>
    <w:rsid w:val="00672275"/>
    <w:rsid w:val="00672D50"/>
    <w:rsid w:val="00676014"/>
    <w:rsid w:val="00676B70"/>
    <w:rsid w:val="00681AD9"/>
    <w:rsid w:val="00682B41"/>
    <w:rsid w:val="00691C10"/>
    <w:rsid w:val="00692D2B"/>
    <w:rsid w:val="00697006"/>
    <w:rsid w:val="006A474C"/>
    <w:rsid w:val="006A5332"/>
    <w:rsid w:val="006A5927"/>
    <w:rsid w:val="006A601C"/>
    <w:rsid w:val="006A602F"/>
    <w:rsid w:val="006B4665"/>
    <w:rsid w:val="006B4D62"/>
    <w:rsid w:val="006B577A"/>
    <w:rsid w:val="006C3B6A"/>
    <w:rsid w:val="006C5C60"/>
    <w:rsid w:val="006C741E"/>
    <w:rsid w:val="006D0136"/>
    <w:rsid w:val="006D1BF8"/>
    <w:rsid w:val="006D3009"/>
    <w:rsid w:val="006D6325"/>
    <w:rsid w:val="006E106B"/>
    <w:rsid w:val="006E11E3"/>
    <w:rsid w:val="006E320B"/>
    <w:rsid w:val="006E500C"/>
    <w:rsid w:val="006E764B"/>
    <w:rsid w:val="006F0A69"/>
    <w:rsid w:val="006F1043"/>
    <w:rsid w:val="006F3330"/>
    <w:rsid w:val="006F47C6"/>
    <w:rsid w:val="006F55F8"/>
    <w:rsid w:val="006F62BE"/>
    <w:rsid w:val="006F6BCD"/>
    <w:rsid w:val="006F7862"/>
    <w:rsid w:val="0070279D"/>
    <w:rsid w:val="007033DB"/>
    <w:rsid w:val="0070453E"/>
    <w:rsid w:val="007067D5"/>
    <w:rsid w:val="007112B6"/>
    <w:rsid w:val="00711A8D"/>
    <w:rsid w:val="00713407"/>
    <w:rsid w:val="007136CC"/>
    <w:rsid w:val="00720547"/>
    <w:rsid w:val="007221C5"/>
    <w:rsid w:val="00723302"/>
    <w:rsid w:val="007239E8"/>
    <w:rsid w:val="00723CFE"/>
    <w:rsid w:val="00724D15"/>
    <w:rsid w:val="00725DE3"/>
    <w:rsid w:val="007318C9"/>
    <w:rsid w:val="0073355B"/>
    <w:rsid w:val="00733D0F"/>
    <w:rsid w:val="007345FC"/>
    <w:rsid w:val="00744062"/>
    <w:rsid w:val="007462DB"/>
    <w:rsid w:val="00746603"/>
    <w:rsid w:val="0074738C"/>
    <w:rsid w:val="00747CF5"/>
    <w:rsid w:val="00750232"/>
    <w:rsid w:val="007537E3"/>
    <w:rsid w:val="00755283"/>
    <w:rsid w:val="00756265"/>
    <w:rsid w:val="007571F7"/>
    <w:rsid w:val="00757F53"/>
    <w:rsid w:val="00760316"/>
    <w:rsid w:val="00761294"/>
    <w:rsid w:val="00761A54"/>
    <w:rsid w:val="00763ABB"/>
    <w:rsid w:val="0076484C"/>
    <w:rsid w:val="0076490A"/>
    <w:rsid w:val="00764F0F"/>
    <w:rsid w:val="00767719"/>
    <w:rsid w:val="007702A9"/>
    <w:rsid w:val="007736BC"/>
    <w:rsid w:val="00773CE3"/>
    <w:rsid w:val="00776FA5"/>
    <w:rsid w:val="00780D33"/>
    <w:rsid w:val="007813DA"/>
    <w:rsid w:val="0078238C"/>
    <w:rsid w:val="00783354"/>
    <w:rsid w:val="0078436F"/>
    <w:rsid w:val="00786750"/>
    <w:rsid w:val="00787354"/>
    <w:rsid w:val="00787597"/>
    <w:rsid w:val="00787691"/>
    <w:rsid w:val="00791921"/>
    <w:rsid w:val="00791F2C"/>
    <w:rsid w:val="00793205"/>
    <w:rsid w:val="00794E83"/>
    <w:rsid w:val="0079512F"/>
    <w:rsid w:val="00795D31"/>
    <w:rsid w:val="007960CC"/>
    <w:rsid w:val="00797298"/>
    <w:rsid w:val="00797D8A"/>
    <w:rsid w:val="007A0C54"/>
    <w:rsid w:val="007A153F"/>
    <w:rsid w:val="007A337D"/>
    <w:rsid w:val="007A3A7C"/>
    <w:rsid w:val="007A4A47"/>
    <w:rsid w:val="007A6DA7"/>
    <w:rsid w:val="007B0D20"/>
    <w:rsid w:val="007B2969"/>
    <w:rsid w:val="007B4AD0"/>
    <w:rsid w:val="007B7701"/>
    <w:rsid w:val="007B7C56"/>
    <w:rsid w:val="007B7D18"/>
    <w:rsid w:val="007C1270"/>
    <w:rsid w:val="007C1AC2"/>
    <w:rsid w:val="007C3500"/>
    <w:rsid w:val="007C3598"/>
    <w:rsid w:val="007C560B"/>
    <w:rsid w:val="007C6FDD"/>
    <w:rsid w:val="007C74C4"/>
    <w:rsid w:val="007C78E1"/>
    <w:rsid w:val="007D0A1B"/>
    <w:rsid w:val="007D1F08"/>
    <w:rsid w:val="007D3EA7"/>
    <w:rsid w:val="007D42CB"/>
    <w:rsid w:val="007D5BED"/>
    <w:rsid w:val="007D6CD1"/>
    <w:rsid w:val="007E0351"/>
    <w:rsid w:val="007E1BCA"/>
    <w:rsid w:val="007E2BB5"/>
    <w:rsid w:val="007E2F1A"/>
    <w:rsid w:val="007E3550"/>
    <w:rsid w:val="007E4C61"/>
    <w:rsid w:val="007E4DFB"/>
    <w:rsid w:val="007E50E8"/>
    <w:rsid w:val="007E529C"/>
    <w:rsid w:val="007E6162"/>
    <w:rsid w:val="007F2752"/>
    <w:rsid w:val="007F2D2A"/>
    <w:rsid w:val="007F319F"/>
    <w:rsid w:val="007F4F5F"/>
    <w:rsid w:val="007F5973"/>
    <w:rsid w:val="008028AE"/>
    <w:rsid w:val="00803350"/>
    <w:rsid w:val="008056FC"/>
    <w:rsid w:val="00805788"/>
    <w:rsid w:val="00805EDD"/>
    <w:rsid w:val="00810F2E"/>
    <w:rsid w:val="00811D77"/>
    <w:rsid w:val="008131E1"/>
    <w:rsid w:val="00815320"/>
    <w:rsid w:val="00820700"/>
    <w:rsid w:val="0082573E"/>
    <w:rsid w:val="00830B97"/>
    <w:rsid w:val="00833E0E"/>
    <w:rsid w:val="00842A6F"/>
    <w:rsid w:val="008435AE"/>
    <w:rsid w:val="00844DE6"/>
    <w:rsid w:val="008524D1"/>
    <w:rsid w:val="008525A5"/>
    <w:rsid w:val="00852D92"/>
    <w:rsid w:val="008554D2"/>
    <w:rsid w:val="008558E5"/>
    <w:rsid w:val="008607A0"/>
    <w:rsid w:val="008626F7"/>
    <w:rsid w:val="008638B2"/>
    <w:rsid w:val="00867D08"/>
    <w:rsid w:val="008718BE"/>
    <w:rsid w:val="0087320A"/>
    <w:rsid w:val="00874BDB"/>
    <w:rsid w:val="008771A0"/>
    <w:rsid w:val="00880243"/>
    <w:rsid w:val="0088171E"/>
    <w:rsid w:val="008845F9"/>
    <w:rsid w:val="00885C77"/>
    <w:rsid w:val="00891E65"/>
    <w:rsid w:val="00894D4E"/>
    <w:rsid w:val="00895DD8"/>
    <w:rsid w:val="008A069E"/>
    <w:rsid w:val="008A096E"/>
    <w:rsid w:val="008A0B2E"/>
    <w:rsid w:val="008A35DD"/>
    <w:rsid w:val="008A36DD"/>
    <w:rsid w:val="008A4545"/>
    <w:rsid w:val="008A514C"/>
    <w:rsid w:val="008A626F"/>
    <w:rsid w:val="008A6B60"/>
    <w:rsid w:val="008A73C2"/>
    <w:rsid w:val="008A7E5F"/>
    <w:rsid w:val="008B02EA"/>
    <w:rsid w:val="008B0D69"/>
    <w:rsid w:val="008B1C09"/>
    <w:rsid w:val="008B23CF"/>
    <w:rsid w:val="008B3461"/>
    <w:rsid w:val="008B4D24"/>
    <w:rsid w:val="008B60FB"/>
    <w:rsid w:val="008B791A"/>
    <w:rsid w:val="008C176A"/>
    <w:rsid w:val="008C249B"/>
    <w:rsid w:val="008C3A6C"/>
    <w:rsid w:val="008C40D6"/>
    <w:rsid w:val="008C47F5"/>
    <w:rsid w:val="008C773A"/>
    <w:rsid w:val="008D0737"/>
    <w:rsid w:val="008D0D3C"/>
    <w:rsid w:val="008D0F4A"/>
    <w:rsid w:val="008D16A8"/>
    <w:rsid w:val="008D1F33"/>
    <w:rsid w:val="008D375B"/>
    <w:rsid w:val="008D3A09"/>
    <w:rsid w:val="008D6E63"/>
    <w:rsid w:val="008D7FE4"/>
    <w:rsid w:val="008E123C"/>
    <w:rsid w:val="008E3552"/>
    <w:rsid w:val="008E368C"/>
    <w:rsid w:val="008E3C39"/>
    <w:rsid w:val="008E4470"/>
    <w:rsid w:val="008E5AFC"/>
    <w:rsid w:val="008E6631"/>
    <w:rsid w:val="008E6E68"/>
    <w:rsid w:val="008F0C14"/>
    <w:rsid w:val="008F0E78"/>
    <w:rsid w:val="008F28AA"/>
    <w:rsid w:val="008F5812"/>
    <w:rsid w:val="008F6FB0"/>
    <w:rsid w:val="008F7BD9"/>
    <w:rsid w:val="00900482"/>
    <w:rsid w:val="00900A83"/>
    <w:rsid w:val="00901648"/>
    <w:rsid w:val="009026E1"/>
    <w:rsid w:val="009033A9"/>
    <w:rsid w:val="009051DE"/>
    <w:rsid w:val="009116E1"/>
    <w:rsid w:val="00913C47"/>
    <w:rsid w:val="00915645"/>
    <w:rsid w:val="00915A78"/>
    <w:rsid w:val="009161DC"/>
    <w:rsid w:val="00917F36"/>
    <w:rsid w:val="00924446"/>
    <w:rsid w:val="00924C1B"/>
    <w:rsid w:val="00926594"/>
    <w:rsid w:val="00930232"/>
    <w:rsid w:val="009305A2"/>
    <w:rsid w:val="00930AD3"/>
    <w:rsid w:val="00935396"/>
    <w:rsid w:val="009368C0"/>
    <w:rsid w:val="00936E97"/>
    <w:rsid w:val="0093714B"/>
    <w:rsid w:val="0093799F"/>
    <w:rsid w:val="00943024"/>
    <w:rsid w:val="0094450D"/>
    <w:rsid w:val="009458F2"/>
    <w:rsid w:val="00946A95"/>
    <w:rsid w:val="00946E29"/>
    <w:rsid w:val="009505BF"/>
    <w:rsid w:val="00952788"/>
    <w:rsid w:val="00952CAD"/>
    <w:rsid w:val="00960E9D"/>
    <w:rsid w:val="00962992"/>
    <w:rsid w:val="00964E26"/>
    <w:rsid w:val="0096723D"/>
    <w:rsid w:val="00971167"/>
    <w:rsid w:val="00972E89"/>
    <w:rsid w:val="009736A3"/>
    <w:rsid w:val="0097641A"/>
    <w:rsid w:val="009765C0"/>
    <w:rsid w:val="00977B12"/>
    <w:rsid w:val="00977CAD"/>
    <w:rsid w:val="00980C4F"/>
    <w:rsid w:val="00981A17"/>
    <w:rsid w:val="009844EC"/>
    <w:rsid w:val="00992BAB"/>
    <w:rsid w:val="00995070"/>
    <w:rsid w:val="0099633D"/>
    <w:rsid w:val="0099714E"/>
    <w:rsid w:val="009A02C1"/>
    <w:rsid w:val="009A3232"/>
    <w:rsid w:val="009A3E56"/>
    <w:rsid w:val="009A4952"/>
    <w:rsid w:val="009B54A6"/>
    <w:rsid w:val="009B5F2D"/>
    <w:rsid w:val="009B7483"/>
    <w:rsid w:val="009C0BF0"/>
    <w:rsid w:val="009C2790"/>
    <w:rsid w:val="009C4AA5"/>
    <w:rsid w:val="009C5187"/>
    <w:rsid w:val="009C6E87"/>
    <w:rsid w:val="009C6F35"/>
    <w:rsid w:val="009D1A4B"/>
    <w:rsid w:val="009D4BB0"/>
    <w:rsid w:val="009D5CBF"/>
    <w:rsid w:val="009D6085"/>
    <w:rsid w:val="009D6F68"/>
    <w:rsid w:val="009D7B72"/>
    <w:rsid w:val="009E408C"/>
    <w:rsid w:val="009E4E96"/>
    <w:rsid w:val="009E6D04"/>
    <w:rsid w:val="009E7768"/>
    <w:rsid w:val="009E7B84"/>
    <w:rsid w:val="009F337E"/>
    <w:rsid w:val="009F41A7"/>
    <w:rsid w:val="009F48F5"/>
    <w:rsid w:val="009F7013"/>
    <w:rsid w:val="00A01BC0"/>
    <w:rsid w:val="00A02751"/>
    <w:rsid w:val="00A02AA2"/>
    <w:rsid w:val="00A0556D"/>
    <w:rsid w:val="00A069AB"/>
    <w:rsid w:val="00A10150"/>
    <w:rsid w:val="00A126FD"/>
    <w:rsid w:val="00A12C55"/>
    <w:rsid w:val="00A15FE3"/>
    <w:rsid w:val="00A16696"/>
    <w:rsid w:val="00A203D1"/>
    <w:rsid w:val="00A23D40"/>
    <w:rsid w:val="00A251A8"/>
    <w:rsid w:val="00A25DC6"/>
    <w:rsid w:val="00A278E6"/>
    <w:rsid w:val="00A32734"/>
    <w:rsid w:val="00A32BD1"/>
    <w:rsid w:val="00A33EE5"/>
    <w:rsid w:val="00A34838"/>
    <w:rsid w:val="00A4079D"/>
    <w:rsid w:val="00A41ED9"/>
    <w:rsid w:val="00A44FAD"/>
    <w:rsid w:val="00A450E9"/>
    <w:rsid w:val="00A51CAF"/>
    <w:rsid w:val="00A562DA"/>
    <w:rsid w:val="00A56E08"/>
    <w:rsid w:val="00A6095A"/>
    <w:rsid w:val="00A617EA"/>
    <w:rsid w:val="00A62E5D"/>
    <w:rsid w:val="00A647F4"/>
    <w:rsid w:val="00A65AB4"/>
    <w:rsid w:val="00A65B9A"/>
    <w:rsid w:val="00A65DF5"/>
    <w:rsid w:val="00A66FD0"/>
    <w:rsid w:val="00A706F5"/>
    <w:rsid w:val="00A717A2"/>
    <w:rsid w:val="00A74C24"/>
    <w:rsid w:val="00A76C2A"/>
    <w:rsid w:val="00A77A17"/>
    <w:rsid w:val="00A8167E"/>
    <w:rsid w:val="00A836C8"/>
    <w:rsid w:val="00A838DC"/>
    <w:rsid w:val="00A852E6"/>
    <w:rsid w:val="00A86BAC"/>
    <w:rsid w:val="00A873F3"/>
    <w:rsid w:val="00A9385C"/>
    <w:rsid w:val="00A9750D"/>
    <w:rsid w:val="00AA0F66"/>
    <w:rsid w:val="00AA309F"/>
    <w:rsid w:val="00AA3419"/>
    <w:rsid w:val="00AA51EA"/>
    <w:rsid w:val="00AA6AF7"/>
    <w:rsid w:val="00AB0097"/>
    <w:rsid w:val="00AB1D17"/>
    <w:rsid w:val="00AB28FA"/>
    <w:rsid w:val="00AB389A"/>
    <w:rsid w:val="00AB5B52"/>
    <w:rsid w:val="00AB6739"/>
    <w:rsid w:val="00AC5224"/>
    <w:rsid w:val="00AD180C"/>
    <w:rsid w:val="00AD202D"/>
    <w:rsid w:val="00AD400C"/>
    <w:rsid w:val="00AD4257"/>
    <w:rsid w:val="00AD4CB4"/>
    <w:rsid w:val="00AD6A55"/>
    <w:rsid w:val="00AE08E1"/>
    <w:rsid w:val="00AE585A"/>
    <w:rsid w:val="00AE685D"/>
    <w:rsid w:val="00AF4661"/>
    <w:rsid w:val="00AF4B56"/>
    <w:rsid w:val="00AF4B66"/>
    <w:rsid w:val="00AF7FD6"/>
    <w:rsid w:val="00B005FA"/>
    <w:rsid w:val="00B00DEF"/>
    <w:rsid w:val="00B01C60"/>
    <w:rsid w:val="00B03232"/>
    <w:rsid w:val="00B039BC"/>
    <w:rsid w:val="00B05E73"/>
    <w:rsid w:val="00B07F4A"/>
    <w:rsid w:val="00B107AC"/>
    <w:rsid w:val="00B11CE7"/>
    <w:rsid w:val="00B132F7"/>
    <w:rsid w:val="00B15557"/>
    <w:rsid w:val="00B16794"/>
    <w:rsid w:val="00B1701D"/>
    <w:rsid w:val="00B21536"/>
    <w:rsid w:val="00B2232D"/>
    <w:rsid w:val="00B2452A"/>
    <w:rsid w:val="00B24D30"/>
    <w:rsid w:val="00B25001"/>
    <w:rsid w:val="00B25CBC"/>
    <w:rsid w:val="00B30731"/>
    <w:rsid w:val="00B30E08"/>
    <w:rsid w:val="00B316FB"/>
    <w:rsid w:val="00B322B8"/>
    <w:rsid w:val="00B336B2"/>
    <w:rsid w:val="00B346EC"/>
    <w:rsid w:val="00B37305"/>
    <w:rsid w:val="00B41C2A"/>
    <w:rsid w:val="00B41D76"/>
    <w:rsid w:val="00B4255F"/>
    <w:rsid w:val="00B428BF"/>
    <w:rsid w:val="00B4546D"/>
    <w:rsid w:val="00B4745E"/>
    <w:rsid w:val="00B47E45"/>
    <w:rsid w:val="00B47F11"/>
    <w:rsid w:val="00B50596"/>
    <w:rsid w:val="00B51187"/>
    <w:rsid w:val="00B55505"/>
    <w:rsid w:val="00B56432"/>
    <w:rsid w:val="00B56BA3"/>
    <w:rsid w:val="00B570D9"/>
    <w:rsid w:val="00B6084D"/>
    <w:rsid w:val="00B61B96"/>
    <w:rsid w:val="00B6270A"/>
    <w:rsid w:val="00B62C44"/>
    <w:rsid w:val="00B638B6"/>
    <w:rsid w:val="00B63E0D"/>
    <w:rsid w:val="00B64453"/>
    <w:rsid w:val="00B679D0"/>
    <w:rsid w:val="00B67E5F"/>
    <w:rsid w:val="00B70647"/>
    <w:rsid w:val="00B73F1A"/>
    <w:rsid w:val="00B7422C"/>
    <w:rsid w:val="00B76C91"/>
    <w:rsid w:val="00B773C0"/>
    <w:rsid w:val="00B80ABB"/>
    <w:rsid w:val="00B80AC8"/>
    <w:rsid w:val="00B81B07"/>
    <w:rsid w:val="00B82751"/>
    <w:rsid w:val="00B83028"/>
    <w:rsid w:val="00B91912"/>
    <w:rsid w:val="00B94FD7"/>
    <w:rsid w:val="00B95C14"/>
    <w:rsid w:val="00B96BA4"/>
    <w:rsid w:val="00B97D24"/>
    <w:rsid w:val="00BA2A2A"/>
    <w:rsid w:val="00BA2A71"/>
    <w:rsid w:val="00BA3103"/>
    <w:rsid w:val="00BA4D67"/>
    <w:rsid w:val="00BB02A4"/>
    <w:rsid w:val="00BB093B"/>
    <w:rsid w:val="00BB4FA7"/>
    <w:rsid w:val="00BB67B7"/>
    <w:rsid w:val="00BB7E85"/>
    <w:rsid w:val="00BC4FAA"/>
    <w:rsid w:val="00BC5507"/>
    <w:rsid w:val="00BD0031"/>
    <w:rsid w:val="00BD1A54"/>
    <w:rsid w:val="00BD2B1C"/>
    <w:rsid w:val="00BD354D"/>
    <w:rsid w:val="00BD6DD0"/>
    <w:rsid w:val="00BE199A"/>
    <w:rsid w:val="00BE1DDE"/>
    <w:rsid w:val="00BE1F71"/>
    <w:rsid w:val="00BE31E0"/>
    <w:rsid w:val="00BE3895"/>
    <w:rsid w:val="00BE4801"/>
    <w:rsid w:val="00BE676C"/>
    <w:rsid w:val="00BF0267"/>
    <w:rsid w:val="00BF362E"/>
    <w:rsid w:val="00BF7D7C"/>
    <w:rsid w:val="00C00BDC"/>
    <w:rsid w:val="00C04E8B"/>
    <w:rsid w:val="00C05BCC"/>
    <w:rsid w:val="00C1093C"/>
    <w:rsid w:val="00C113BE"/>
    <w:rsid w:val="00C12A59"/>
    <w:rsid w:val="00C1369C"/>
    <w:rsid w:val="00C14772"/>
    <w:rsid w:val="00C14A26"/>
    <w:rsid w:val="00C1556B"/>
    <w:rsid w:val="00C205CC"/>
    <w:rsid w:val="00C226B3"/>
    <w:rsid w:val="00C30AC9"/>
    <w:rsid w:val="00C330F8"/>
    <w:rsid w:val="00C349F1"/>
    <w:rsid w:val="00C3663A"/>
    <w:rsid w:val="00C40843"/>
    <w:rsid w:val="00C42695"/>
    <w:rsid w:val="00C4397B"/>
    <w:rsid w:val="00C450A0"/>
    <w:rsid w:val="00C46A4C"/>
    <w:rsid w:val="00C47ACE"/>
    <w:rsid w:val="00C51132"/>
    <w:rsid w:val="00C53515"/>
    <w:rsid w:val="00C62253"/>
    <w:rsid w:val="00C63245"/>
    <w:rsid w:val="00C650CD"/>
    <w:rsid w:val="00C65512"/>
    <w:rsid w:val="00C71A51"/>
    <w:rsid w:val="00C72BE1"/>
    <w:rsid w:val="00C82652"/>
    <w:rsid w:val="00C830B2"/>
    <w:rsid w:val="00C859E3"/>
    <w:rsid w:val="00C90DCF"/>
    <w:rsid w:val="00C9169D"/>
    <w:rsid w:val="00C934F7"/>
    <w:rsid w:val="00C945DA"/>
    <w:rsid w:val="00C960BB"/>
    <w:rsid w:val="00CA08D3"/>
    <w:rsid w:val="00CA2859"/>
    <w:rsid w:val="00CA296D"/>
    <w:rsid w:val="00CA2C85"/>
    <w:rsid w:val="00CA4231"/>
    <w:rsid w:val="00CA51C5"/>
    <w:rsid w:val="00CA59EA"/>
    <w:rsid w:val="00CA5DC4"/>
    <w:rsid w:val="00CA6379"/>
    <w:rsid w:val="00CA7705"/>
    <w:rsid w:val="00CA7BD9"/>
    <w:rsid w:val="00CB177F"/>
    <w:rsid w:val="00CB23AB"/>
    <w:rsid w:val="00CB23C2"/>
    <w:rsid w:val="00CB31E6"/>
    <w:rsid w:val="00CB63DC"/>
    <w:rsid w:val="00CB7775"/>
    <w:rsid w:val="00CC0BB5"/>
    <w:rsid w:val="00CC1135"/>
    <w:rsid w:val="00CD167C"/>
    <w:rsid w:val="00CD638A"/>
    <w:rsid w:val="00CD6E00"/>
    <w:rsid w:val="00CE0ABE"/>
    <w:rsid w:val="00CE6A48"/>
    <w:rsid w:val="00CF00DC"/>
    <w:rsid w:val="00CF01E0"/>
    <w:rsid w:val="00CF1482"/>
    <w:rsid w:val="00CF2D1B"/>
    <w:rsid w:val="00CF5019"/>
    <w:rsid w:val="00CF6F77"/>
    <w:rsid w:val="00CF74E8"/>
    <w:rsid w:val="00D00C41"/>
    <w:rsid w:val="00D01912"/>
    <w:rsid w:val="00D043A4"/>
    <w:rsid w:val="00D04ED7"/>
    <w:rsid w:val="00D05674"/>
    <w:rsid w:val="00D06CF0"/>
    <w:rsid w:val="00D072E4"/>
    <w:rsid w:val="00D07C77"/>
    <w:rsid w:val="00D1143F"/>
    <w:rsid w:val="00D1553D"/>
    <w:rsid w:val="00D176AF"/>
    <w:rsid w:val="00D17AC1"/>
    <w:rsid w:val="00D205FD"/>
    <w:rsid w:val="00D21276"/>
    <w:rsid w:val="00D214D1"/>
    <w:rsid w:val="00D22A81"/>
    <w:rsid w:val="00D23E0C"/>
    <w:rsid w:val="00D24F22"/>
    <w:rsid w:val="00D25C0F"/>
    <w:rsid w:val="00D25EAF"/>
    <w:rsid w:val="00D316DC"/>
    <w:rsid w:val="00D3480F"/>
    <w:rsid w:val="00D360FD"/>
    <w:rsid w:val="00D418C2"/>
    <w:rsid w:val="00D41DC4"/>
    <w:rsid w:val="00D447FD"/>
    <w:rsid w:val="00D4547F"/>
    <w:rsid w:val="00D45678"/>
    <w:rsid w:val="00D53E60"/>
    <w:rsid w:val="00D56D4C"/>
    <w:rsid w:val="00D57FB1"/>
    <w:rsid w:val="00D6251C"/>
    <w:rsid w:val="00D64AF4"/>
    <w:rsid w:val="00D66315"/>
    <w:rsid w:val="00D67CD2"/>
    <w:rsid w:val="00D71FCA"/>
    <w:rsid w:val="00D75486"/>
    <w:rsid w:val="00D813A5"/>
    <w:rsid w:val="00D8168A"/>
    <w:rsid w:val="00D83EEA"/>
    <w:rsid w:val="00D846BF"/>
    <w:rsid w:val="00D85CE1"/>
    <w:rsid w:val="00D867A9"/>
    <w:rsid w:val="00D867BA"/>
    <w:rsid w:val="00D86B41"/>
    <w:rsid w:val="00D900DD"/>
    <w:rsid w:val="00D966C2"/>
    <w:rsid w:val="00D9778C"/>
    <w:rsid w:val="00DA1DC8"/>
    <w:rsid w:val="00DA531D"/>
    <w:rsid w:val="00DB07CF"/>
    <w:rsid w:val="00DB09CD"/>
    <w:rsid w:val="00DB2A56"/>
    <w:rsid w:val="00DB4422"/>
    <w:rsid w:val="00DB6137"/>
    <w:rsid w:val="00DC09CE"/>
    <w:rsid w:val="00DC10CF"/>
    <w:rsid w:val="00DC2706"/>
    <w:rsid w:val="00DC3B69"/>
    <w:rsid w:val="00DC48AF"/>
    <w:rsid w:val="00DC4EF7"/>
    <w:rsid w:val="00DC791B"/>
    <w:rsid w:val="00DD62DC"/>
    <w:rsid w:val="00DE0024"/>
    <w:rsid w:val="00DE00D0"/>
    <w:rsid w:val="00DE0103"/>
    <w:rsid w:val="00DE1363"/>
    <w:rsid w:val="00DE1879"/>
    <w:rsid w:val="00DE258C"/>
    <w:rsid w:val="00DE280D"/>
    <w:rsid w:val="00DE4451"/>
    <w:rsid w:val="00DE45AC"/>
    <w:rsid w:val="00DE6611"/>
    <w:rsid w:val="00DF574B"/>
    <w:rsid w:val="00DF6467"/>
    <w:rsid w:val="00DF70EA"/>
    <w:rsid w:val="00DF759A"/>
    <w:rsid w:val="00DF7A08"/>
    <w:rsid w:val="00E003D8"/>
    <w:rsid w:val="00E0089E"/>
    <w:rsid w:val="00E00B42"/>
    <w:rsid w:val="00E01174"/>
    <w:rsid w:val="00E050FE"/>
    <w:rsid w:val="00E052DA"/>
    <w:rsid w:val="00E101E4"/>
    <w:rsid w:val="00E118CE"/>
    <w:rsid w:val="00E13733"/>
    <w:rsid w:val="00E13785"/>
    <w:rsid w:val="00E14ED6"/>
    <w:rsid w:val="00E16275"/>
    <w:rsid w:val="00E16CCC"/>
    <w:rsid w:val="00E16D0B"/>
    <w:rsid w:val="00E1700E"/>
    <w:rsid w:val="00E174A3"/>
    <w:rsid w:val="00E212CE"/>
    <w:rsid w:val="00E216C0"/>
    <w:rsid w:val="00E23DFA"/>
    <w:rsid w:val="00E27293"/>
    <w:rsid w:val="00E30D9C"/>
    <w:rsid w:val="00E31207"/>
    <w:rsid w:val="00E31256"/>
    <w:rsid w:val="00E31A0F"/>
    <w:rsid w:val="00E32026"/>
    <w:rsid w:val="00E34A63"/>
    <w:rsid w:val="00E35221"/>
    <w:rsid w:val="00E36BDA"/>
    <w:rsid w:val="00E36F4E"/>
    <w:rsid w:val="00E40C43"/>
    <w:rsid w:val="00E40DB1"/>
    <w:rsid w:val="00E428E5"/>
    <w:rsid w:val="00E46B61"/>
    <w:rsid w:val="00E47F1F"/>
    <w:rsid w:val="00E500C3"/>
    <w:rsid w:val="00E51192"/>
    <w:rsid w:val="00E5143A"/>
    <w:rsid w:val="00E51A1A"/>
    <w:rsid w:val="00E51E14"/>
    <w:rsid w:val="00E54CF4"/>
    <w:rsid w:val="00E5595C"/>
    <w:rsid w:val="00E57068"/>
    <w:rsid w:val="00E60362"/>
    <w:rsid w:val="00E624E4"/>
    <w:rsid w:val="00E64764"/>
    <w:rsid w:val="00E70D8D"/>
    <w:rsid w:val="00E77BB8"/>
    <w:rsid w:val="00E80DA2"/>
    <w:rsid w:val="00E82787"/>
    <w:rsid w:val="00E83248"/>
    <w:rsid w:val="00E835CF"/>
    <w:rsid w:val="00E84D86"/>
    <w:rsid w:val="00E85F85"/>
    <w:rsid w:val="00E86C2E"/>
    <w:rsid w:val="00E87A86"/>
    <w:rsid w:val="00E9153A"/>
    <w:rsid w:val="00E9405F"/>
    <w:rsid w:val="00E970F6"/>
    <w:rsid w:val="00E97C7A"/>
    <w:rsid w:val="00EA33E1"/>
    <w:rsid w:val="00EA3BEB"/>
    <w:rsid w:val="00EB2779"/>
    <w:rsid w:val="00EB3C2D"/>
    <w:rsid w:val="00EB6150"/>
    <w:rsid w:val="00EB6877"/>
    <w:rsid w:val="00EC0889"/>
    <w:rsid w:val="00EC0DA0"/>
    <w:rsid w:val="00EC22DD"/>
    <w:rsid w:val="00EC63AD"/>
    <w:rsid w:val="00EC69E6"/>
    <w:rsid w:val="00EC7032"/>
    <w:rsid w:val="00EC7C84"/>
    <w:rsid w:val="00ED2012"/>
    <w:rsid w:val="00ED28DB"/>
    <w:rsid w:val="00ED4D69"/>
    <w:rsid w:val="00EE1823"/>
    <w:rsid w:val="00EE3C76"/>
    <w:rsid w:val="00EE47DE"/>
    <w:rsid w:val="00EE53CE"/>
    <w:rsid w:val="00EE5470"/>
    <w:rsid w:val="00EE5D5B"/>
    <w:rsid w:val="00EF2481"/>
    <w:rsid w:val="00EF33DB"/>
    <w:rsid w:val="00EF474B"/>
    <w:rsid w:val="00EF52E2"/>
    <w:rsid w:val="00EF59DB"/>
    <w:rsid w:val="00EF64BB"/>
    <w:rsid w:val="00EF7635"/>
    <w:rsid w:val="00EF79A5"/>
    <w:rsid w:val="00F008CF"/>
    <w:rsid w:val="00F02DFB"/>
    <w:rsid w:val="00F05BC0"/>
    <w:rsid w:val="00F12CAD"/>
    <w:rsid w:val="00F13429"/>
    <w:rsid w:val="00F13943"/>
    <w:rsid w:val="00F16326"/>
    <w:rsid w:val="00F16B04"/>
    <w:rsid w:val="00F20BC8"/>
    <w:rsid w:val="00F20F16"/>
    <w:rsid w:val="00F25439"/>
    <w:rsid w:val="00F26789"/>
    <w:rsid w:val="00F27E52"/>
    <w:rsid w:val="00F3066E"/>
    <w:rsid w:val="00F30F82"/>
    <w:rsid w:val="00F30FDB"/>
    <w:rsid w:val="00F31C9A"/>
    <w:rsid w:val="00F333E1"/>
    <w:rsid w:val="00F349A2"/>
    <w:rsid w:val="00F34B28"/>
    <w:rsid w:val="00F3579C"/>
    <w:rsid w:val="00F373C8"/>
    <w:rsid w:val="00F42283"/>
    <w:rsid w:val="00F42D5A"/>
    <w:rsid w:val="00F43B35"/>
    <w:rsid w:val="00F455CA"/>
    <w:rsid w:val="00F46B4B"/>
    <w:rsid w:val="00F47FC8"/>
    <w:rsid w:val="00F5305C"/>
    <w:rsid w:val="00F575F9"/>
    <w:rsid w:val="00F6271E"/>
    <w:rsid w:val="00F629CE"/>
    <w:rsid w:val="00F661BD"/>
    <w:rsid w:val="00F668F9"/>
    <w:rsid w:val="00F678FE"/>
    <w:rsid w:val="00F67ABF"/>
    <w:rsid w:val="00F70CED"/>
    <w:rsid w:val="00F7253E"/>
    <w:rsid w:val="00F73708"/>
    <w:rsid w:val="00F75724"/>
    <w:rsid w:val="00F813DD"/>
    <w:rsid w:val="00F82D33"/>
    <w:rsid w:val="00F834BE"/>
    <w:rsid w:val="00F85C36"/>
    <w:rsid w:val="00F87C0D"/>
    <w:rsid w:val="00F9098D"/>
    <w:rsid w:val="00F9254F"/>
    <w:rsid w:val="00F936A9"/>
    <w:rsid w:val="00FA44CF"/>
    <w:rsid w:val="00FA461B"/>
    <w:rsid w:val="00FA5284"/>
    <w:rsid w:val="00FA52AA"/>
    <w:rsid w:val="00FB0FDB"/>
    <w:rsid w:val="00FB2395"/>
    <w:rsid w:val="00FB2B53"/>
    <w:rsid w:val="00FB2CEF"/>
    <w:rsid w:val="00FB3C19"/>
    <w:rsid w:val="00FB4CF9"/>
    <w:rsid w:val="00FB6365"/>
    <w:rsid w:val="00FB778D"/>
    <w:rsid w:val="00FC0A93"/>
    <w:rsid w:val="00FC2527"/>
    <w:rsid w:val="00FC4F2C"/>
    <w:rsid w:val="00FD4992"/>
    <w:rsid w:val="00FD78FE"/>
    <w:rsid w:val="00FE1541"/>
    <w:rsid w:val="00FE1A29"/>
    <w:rsid w:val="00FE578B"/>
    <w:rsid w:val="00FF02EF"/>
    <w:rsid w:val="00FF267D"/>
    <w:rsid w:val="00FF2705"/>
    <w:rsid w:val="00FF2C88"/>
    <w:rsid w:val="00FF3A47"/>
    <w:rsid w:val="00FF605B"/>
    <w:rsid w:val="00FF7044"/>
    <w:rsid w:val="00FF72DF"/>
    <w:rsid w:val="00FF7D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C35D6"/>
  <w15:chartTrackingRefBased/>
  <w15:docId w15:val="{33FA8121-2223-4368-A5A6-092A1973F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style01">
    <w:name w:val="fontstyle01"/>
    <w:basedOn w:val="Fontepargpadro"/>
    <w:rsid w:val="00B41C2A"/>
    <w:rPr>
      <w:rFonts w:ascii="Calibri" w:hAnsi="Calibri" w:cs="Calibri" w:hint="default"/>
      <w:b w:val="0"/>
      <w:bCs w:val="0"/>
      <w:i w:val="0"/>
      <w:iCs w:val="0"/>
      <w:color w:val="000000"/>
      <w:sz w:val="24"/>
      <w:szCs w:val="24"/>
    </w:rPr>
  </w:style>
  <w:style w:type="character" w:customStyle="1" w:styleId="fontstyle21">
    <w:name w:val="fontstyle21"/>
    <w:basedOn w:val="Fontepargpadro"/>
    <w:rsid w:val="00B41C2A"/>
    <w:rPr>
      <w:rFonts w:ascii="Calibri-Italic" w:hAnsi="Calibri-Italic" w:hint="default"/>
      <w:b w:val="0"/>
      <w:bCs w:val="0"/>
      <w:i/>
      <w:iCs/>
      <w:color w:val="000000"/>
      <w:sz w:val="24"/>
      <w:szCs w:val="24"/>
    </w:rPr>
  </w:style>
  <w:style w:type="paragraph" w:styleId="Bibliografia">
    <w:name w:val="Bibliography"/>
    <w:basedOn w:val="Normal"/>
    <w:next w:val="Normal"/>
    <w:uiPriority w:val="37"/>
    <w:unhideWhenUsed/>
    <w:rsid w:val="00697006"/>
    <w:pPr>
      <w:tabs>
        <w:tab w:val="left" w:pos="504"/>
      </w:tabs>
      <w:spacing w:after="0" w:line="240" w:lineRule="auto"/>
      <w:ind w:left="504" w:hanging="504"/>
    </w:pPr>
  </w:style>
  <w:style w:type="table" w:styleId="Tabelacomgrade">
    <w:name w:val="Table Grid"/>
    <w:basedOn w:val="Tabelanormal"/>
    <w:uiPriority w:val="39"/>
    <w:rsid w:val="00EF6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A6DA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TextodoEspaoReservado">
    <w:name w:val="Placeholder Text"/>
    <w:basedOn w:val="Fontepargpadro"/>
    <w:uiPriority w:val="99"/>
    <w:semiHidden/>
    <w:rsid w:val="00767719"/>
    <w:rPr>
      <w:color w:val="666666"/>
    </w:rPr>
  </w:style>
  <w:style w:type="character" w:styleId="Refdecomentrio">
    <w:name w:val="annotation reference"/>
    <w:basedOn w:val="Fontepargpadro"/>
    <w:uiPriority w:val="99"/>
    <w:semiHidden/>
    <w:unhideWhenUsed/>
    <w:rsid w:val="00B64453"/>
    <w:rPr>
      <w:sz w:val="16"/>
      <w:szCs w:val="16"/>
    </w:rPr>
  </w:style>
  <w:style w:type="paragraph" w:styleId="Textodecomentrio">
    <w:name w:val="annotation text"/>
    <w:basedOn w:val="Normal"/>
    <w:link w:val="TextodecomentrioChar"/>
    <w:uiPriority w:val="99"/>
    <w:unhideWhenUsed/>
    <w:rsid w:val="00B64453"/>
    <w:pPr>
      <w:spacing w:line="240" w:lineRule="auto"/>
    </w:pPr>
    <w:rPr>
      <w:sz w:val="20"/>
      <w:szCs w:val="20"/>
    </w:rPr>
  </w:style>
  <w:style w:type="character" w:customStyle="1" w:styleId="TextodecomentrioChar">
    <w:name w:val="Texto de comentário Char"/>
    <w:basedOn w:val="Fontepargpadro"/>
    <w:link w:val="Textodecomentrio"/>
    <w:uiPriority w:val="99"/>
    <w:rsid w:val="00B64453"/>
    <w:rPr>
      <w:sz w:val="20"/>
      <w:szCs w:val="20"/>
    </w:rPr>
  </w:style>
  <w:style w:type="paragraph" w:styleId="Reviso">
    <w:name w:val="Revision"/>
    <w:hidden/>
    <w:uiPriority w:val="99"/>
    <w:semiHidden/>
    <w:rsid w:val="00711A8D"/>
    <w:pPr>
      <w:spacing w:after="0" w:line="240" w:lineRule="auto"/>
    </w:pPr>
  </w:style>
  <w:style w:type="paragraph" w:customStyle="1" w:styleId="MDPI12title">
    <w:name w:val="MDPI_1.2_title"/>
    <w:next w:val="Normal"/>
    <w:qFormat/>
    <w:rsid w:val="00D25C0F"/>
    <w:pPr>
      <w:adjustRightInd w:val="0"/>
      <w:snapToGrid w:val="0"/>
      <w:spacing w:after="240" w:line="240" w:lineRule="atLeast"/>
    </w:pPr>
    <w:rPr>
      <w:rFonts w:ascii="Palatino Linotype" w:eastAsia="Times New Roman" w:hAnsi="Palatino Linotype" w:cs="Times New Roman"/>
      <w:b/>
      <w:snapToGrid w:val="0"/>
      <w:color w:val="000000"/>
      <w:sz w:val="36"/>
      <w:szCs w:val="20"/>
      <w:lang w:val="en-US"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83292">
      <w:bodyDiv w:val="1"/>
      <w:marLeft w:val="0"/>
      <w:marRight w:val="0"/>
      <w:marTop w:val="0"/>
      <w:marBottom w:val="0"/>
      <w:divBdr>
        <w:top w:val="none" w:sz="0" w:space="0" w:color="auto"/>
        <w:left w:val="none" w:sz="0" w:space="0" w:color="auto"/>
        <w:bottom w:val="none" w:sz="0" w:space="0" w:color="auto"/>
        <w:right w:val="none" w:sz="0" w:space="0" w:color="auto"/>
      </w:divBdr>
    </w:div>
    <w:div w:id="1367218308">
      <w:bodyDiv w:val="1"/>
      <w:marLeft w:val="0"/>
      <w:marRight w:val="0"/>
      <w:marTop w:val="0"/>
      <w:marBottom w:val="0"/>
      <w:divBdr>
        <w:top w:val="none" w:sz="0" w:space="0" w:color="auto"/>
        <w:left w:val="none" w:sz="0" w:space="0" w:color="auto"/>
        <w:bottom w:val="none" w:sz="0" w:space="0" w:color="auto"/>
        <w:right w:val="none" w:sz="0" w:space="0" w:color="auto"/>
      </w:divBdr>
    </w:div>
    <w:div w:id="1580212059">
      <w:bodyDiv w:val="1"/>
      <w:marLeft w:val="0"/>
      <w:marRight w:val="0"/>
      <w:marTop w:val="0"/>
      <w:marBottom w:val="0"/>
      <w:divBdr>
        <w:top w:val="none" w:sz="0" w:space="0" w:color="auto"/>
        <w:left w:val="none" w:sz="0" w:space="0" w:color="auto"/>
        <w:bottom w:val="none" w:sz="0" w:space="0" w:color="auto"/>
        <w:right w:val="none" w:sz="0" w:space="0" w:color="auto"/>
      </w:divBdr>
    </w:div>
    <w:div w:id="1587228328">
      <w:bodyDiv w:val="1"/>
      <w:marLeft w:val="0"/>
      <w:marRight w:val="0"/>
      <w:marTop w:val="0"/>
      <w:marBottom w:val="0"/>
      <w:divBdr>
        <w:top w:val="none" w:sz="0" w:space="0" w:color="auto"/>
        <w:left w:val="none" w:sz="0" w:space="0" w:color="auto"/>
        <w:bottom w:val="none" w:sz="0" w:space="0" w:color="auto"/>
        <w:right w:val="none" w:sz="0" w:space="0" w:color="auto"/>
      </w:divBdr>
    </w:div>
    <w:div w:id="1696231738">
      <w:bodyDiv w:val="1"/>
      <w:marLeft w:val="0"/>
      <w:marRight w:val="0"/>
      <w:marTop w:val="0"/>
      <w:marBottom w:val="0"/>
      <w:divBdr>
        <w:top w:val="none" w:sz="0" w:space="0" w:color="auto"/>
        <w:left w:val="none" w:sz="0" w:space="0" w:color="auto"/>
        <w:bottom w:val="none" w:sz="0" w:space="0" w:color="auto"/>
        <w:right w:val="none" w:sz="0" w:space="0" w:color="auto"/>
      </w:divBdr>
    </w:div>
    <w:div w:id="1821001379">
      <w:bodyDiv w:val="1"/>
      <w:marLeft w:val="0"/>
      <w:marRight w:val="0"/>
      <w:marTop w:val="0"/>
      <w:marBottom w:val="0"/>
      <w:divBdr>
        <w:top w:val="none" w:sz="0" w:space="0" w:color="auto"/>
        <w:left w:val="none" w:sz="0" w:space="0" w:color="auto"/>
        <w:bottom w:val="none" w:sz="0" w:space="0" w:color="auto"/>
        <w:right w:val="none" w:sz="0" w:space="0" w:color="auto"/>
      </w:divBdr>
    </w:div>
    <w:div w:id="210233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902D9-2536-4A0F-8D6C-2587C5D6A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6797</Words>
  <Characters>36705</Characters>
  <Application>Microsoft Office Word</Application>
  <DocSecurity>0</DocSecurity>
  <Lines>305</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Glauco Nardotto</dc:creator>
  <cp:keywords/>
  <dc:description/>
  <cp:lastModifiedBy>Vera Lucia Lanchote</cp:lastModifiedBy>
  <cp:revision>3</cp:revision>
  <dcterms:created xsi:type="dcterms:W3CDTF">2024-07-08T19:03:00Z</dcterms:created>
  <dcterms:modified xsi:type="dcterms:W3CDTF">2024-07-08T19:10:00Z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id="Se78MrzE"/&gt;&lt;style id="http://www.zotero.org/styles/pharmaceutics" hasBibliography="1" bibliographyStyleHasBeenSet="1"/&gt;&lt;prefs&gt;&lt;pref name="fieldType" value="Field"/&gt;&lt;/prefs&gt;&lt;/data&gt;</vt:lpwstr>
  </property>
</Properties>
</file>